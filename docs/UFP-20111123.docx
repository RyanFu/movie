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720" w:rsidRPr="00B279A1" w:rsidRDefault="004121F8" w:rsidP="00EA6903">
      <w:pPr>
        <w:pStyle w:val="NormalIndent"/>
        <w:ind w:firstLine="0"/>
        <w:rPr>
          <w:rFonts w:asciiTheme="minorEastAsia" w:eastAsiaTheme="minorEastAsia" w:hAnsiTheme="minorEastAsia"/>
          <w:color w:val="000000"/>
        </w:rPr>
      </w:pPr>
      <w:r>
        <w:rPr>
          <w:rFonts w:hint="eastAsia"/>
        </w:rPr>
        <w:tab/>
      </w:r>
      <w:r w:rsidR="00311258">
        <w:rPr>
          <w:rFonts w:hint="eastAsia"/>
        </w:rPr>
        <w:t xml:space="preserve">                         </w:t>
      </w:r>
    </w:p>
    <w:p w:rsidR="00EF2720" w:rsidRPr="00B279A1" w:rsidRDefault="00EF2720" w:rsidP="00EF2720">
      <w:pPr>
        <w:pStyle w:val="BodyText"/>
        <w:ind w:firstLine="420"/>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397022" w:rsidRDefault="00AD7D2A" w:rsidP="00D85259">
      <w:pPr>
        <w:pStyle w:val="NormalIndent"/>
        <w:ind w:firstLineChars="566" w:firstLine="2046"/>
        <w:rPr>
          <w:rFonts w:asciiTheme="minorEastAsia" w:eastAsiaTheme="minorEastAsia" w:hAnsiTheme="minorEastAsia"/>
          <w:b/>
          <w:color w:val="000000"/>
          <w:sz w:val="36"/>
          <w:szCs w:val="36"/>
        </w:rPr>
      </w:pPr>
      <w:r>
        <w:rPr>
          <w:rFonts w:asciiTheme="minorEastAsia" w:eastAsiaTheme="minorEastAsia" w:hAnsiTheme="minorEastAsia" w:hint="eastAsia"/>
          <w:b/>
          <w:color w:val="000000"/>
          <w:sz w:val="36"/>
          <w:szCs w:val="36"/>
        </w:rPr>
        <w:t>友盟</w:t>
      </w:r>
      <w:r w:rsidR="00D85259">
        <w:rPr>
          <w:rFonts w:asciiTheme="minorEastAsia" w:eastAsiaTheme="minorEastAsia" w:hAnsiTheme="minorEastAsia" w:hint="eastAsia"/>
          <w:b/>
          <w:color w:val="000000"/>
          <w:sz w:val="36"/>
          <w:szCs w:val="36"/>
        </w:rPr>
        <w:t>企业版</w:t>
      </w:r>
      <w:r>
        <w:rPr>
          <w:rFonts w:asciiTheme="minorEastAsia" w:eastAsiaTheme="minorEastAsia" w:hAnsiTheme="minorEastAsia" w:hint="eastAsia"/>
          <w:b/>
          <w:color w:val="000000"/>
          <w:sz w:val="36"/>
          <w:szCs w:val="36"/>
        </w:rPr>
        <w:t>广告管理系统</w:t>
      </w:r>
      <w:r w:rsidR="00EF2720" w:rsidRPr="00397022">
        <w:rPr>
          <w:rFonts w:asciiTheme="minorEastAsia" w:eastAsiaTheme="minorEastAsia" w:hAnsiTheme="minorEastAsia" w:hint="eastAsia"/>
          <w:b/>
          <w:color w:val="000000"/>
          <w:sz w:val="36"/>
          <w:szCs w:val="36"/>
        </w:rPr>
        <w:t>MRD</w:t>
      </w:r>
    </w:p>
    <w:p w:rsidR="00EF2720" w:rsidRPr="000268AF" w:rsidRDefault="00EF2720" w:rsidP="00EF2720">
      <w:pPr>
        <w:pStyle w:val="NormalIndent"/>
        <w:rPr>
          <w:rFonts w:asciiTheme="minorEastAsia" w:eastAsiaTheme="minorEastAsia" w:hAnsiTheme="minorEastAsia"/>
          <w:color w:val="000000"/>
        </w:rPr>
      </w:pPr>
    </w:p>
    <w:p w:rsidR="00EF2720" w:rsidRPr="005F7606" w:rsidRDefault="00EF2720" w:rsidP="00EF2720">
      <w:pPr>
        <w:pStyle w:val="NormalIndent"/>
        <w:rPr>
          <w:rFonts w:asciiTheme="minorEastAsia" w:eastAsiaTheme="minorEastAsia" w:hAnsiTheme="minorEastAsia"/>
          <w:color w:val="000000"/>
          <w:sz w:val="20"/>
        </w:rPr>
      </w:pPr>
    </w:p>
    <w:p w:rsidR="00EF2720" w:rsidRPr="00094906" w:rsidRDefault="00EF2720" w:rsidP="00EF2720">
      <w:pPr>
        <w:pStyle w:val="NormalIndent"/>
        <w:rPr>
          <w:rFonts w:asciiTheme="minorEastAsia" w:eastAsiaTheme="minorEastAsia" w:hAnsiTheme="minorEastAsia"/>
          <w:color w:val="000000"/>
          <w:sz w:val="2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F14733" w:rsidRDefault="00EF2720" w:rsidP="00EF2720">
      <w:pPr>
        <w:pStyle w:val="NormalIndent"/>
        <w:rPr>
          <w:rFonts w:asciiTheme="minorEastAsia" w:eastAsiaTheme="minorEastAsia" w:hAnsiTheme="minorEastAsia"/>
          <w:color w:val="000000"/>
        </w:rPr>
      </w:pPr>
    </w:p>
    <w:tbl>
      <w:tblPr>
        <w:tblW w:w="7455" w:type="dxa"/>
        <w:tblInd w:w="6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45"/>
        <w:gridCol w:w="5010"/>
      </w:tblGrid>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MRD审核人</w:t>
            </w:r>
          </w:p>
        </w:tc>
        <w:tc>
          <w:tcPr>
            <w:tcW w:w="5010" w:type="dxa"/>
            <w:vAlign w:val="center"/>
          </w:tcPr>
          <w:p w:rsidR="00EF2720" w:rsidRPr="00B279A1" w:rsidRDefault="00F22EB9" w:rsidP="00EB2310">
            <w:pPr>
              <w:rPr>
                <w:rFonts w:asciiTheme="minorEastAsia" w:hAnsiTheme="minorEastAsia"/>
                <w:color w:val="000000"/>
              </w:rPr>
            </w:pPr>
            <w:r>
              <w:rPr>
                <w:rFonts w:asciiTheme="minorEastAsia" w:hAnsiTheme="minorEastAsia" w:hint="eastAsia"/>
                <w:color w:val="000000"/>
              </w:rPr>
              <w:t>蒋凡,姜文一,方海</w:t>
            </w:r>
          </w:p>
        </w:tc>
      </w:tr>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重要性</w:t>
            </w:r>
          </w:p>
        </w:tc>
        <w:tc>
          <w:tcPr>
            <w:tcW w:w="5010" w:type="dxa"/>
            <w:vAlign w:val="center"/>
          </w:tcPr>
          <w:p w:rsidR="00EF2720" w:rsidRPr="00B279A1" w:rsidRDefault="00EF2720" w:rsidP="00EB2310">
            <w:pPr>
              <w:rPr>
                <w:rFonts w:asciiTheme="minorEastAsia" w:hAnsiTheme="minorEastAsia"/>
                <w:color w:val="000000"/>
              </w:rPr>
            </w:pPr>
            <w:r w:rsidRPr="00B279A1">
              <w:rPr>
                <w:rFonts w:asciiTheme="minorEastAsia" w:hAnsiTheme="minorEastAsia"/>
                <w:color w:val="000000"/>
              </w:rPr>
              <w:t>高</w:t>
            </w:r>
          </w:p>
        </w:tc>
      </w:tr>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紧迫性</w:t>
            </w:r>
          </w:p>
        </w:tc>
        <w:tc>
          <w:tcPr>
            <w:tcW w:w="5010" w:type="dxa"/>
            <w:vAlign w:val="center"/>
          </w:tcPr>
          <w:p w:rsidR="00EF2720" w:rsidRPr="00B279A1" w:rsidRDefault="00EF2720" w:rsidP="00EB2310">
            <w:pPr>
              <w:rPr>
                <w:rFonts w:asciiTheme="minorEastAsia" w:hAnsiTheme="minorEastAsia"/>
                <w:color w:val="000000"/>
              </w:rPr>
            </w:pPr>
            <w:r w:rsidRPr="00B279A1">
              <w:rPr>
                <w:rFonts w:asciiTheme="minorEastAsia" w:hAnsiTheme="minorEastAsia"/>
                <w:color w:val="000000"/>
              </w:rPr>
              <w:t>高</w:t>
            </w:r>
          </w:p>
        </w:tc>
      </w:tr>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MRD拟制人</w:t>
            </w:r>
          </w:p>
        </w:tc>
        <w:tc>
          <w:tcPr>
            <w:tcW w:w="5010" w:type="dxa"/>
            <w:vAlign w:val="center"/>
          </w:tcPr>
          <w:p w:rsidR="00EF2720" w:rsidRPr="00B279A1" w:rsidRDefault="00EF2720" w:rsidP="00EB2310">
            <w:pPr>
              <w:rPr>
                <w:rFonts w:asciiTheme="minorEastAsia" w:hAnsiTheme="minorEastAsia"/>
                <w:iCs/>
                <w:color w:val="000000"/>
              </w:rPr>
            </w:pPr>
            <w:r>
              <w:rPr>
                <w:rFonts w:asciiTheme="minorEastAsia" w:hAnsiTheme="minorEastAsia" w:hint="eastAsia"/>
                <w:iCs/>
                <w:color w:val="000000"/>
              </w:rPr>
              <w:t>方子恺</w:t>
            </w:r>
          </w:p>
        </w:tc>
      </w:tr>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MRD提交日期</w:t>
            </w:r>
          </w:p>
        </w:tc>
        <w:tc>
          <w:tcPr>
            <w:tcW w:w="5010" w:type="dxa"/>
            <w:vAlign w:val="center"/>
          </w:tcPr>
          <w:p w:rsidR="00EF2720" w:rsidRPr="00B279A1" w:rsidRDefault="00EF2720" w:rsidP="00397022">
            <w:pPr>
              <w:rPr>
                <w:rFonts w:asciiTheme="minorEastAsia" w:hAnsiTheme="minorEastAsia"/>
                <w:iCs/>
                <w:color w:val="000000"/>
              </w:rPr>
            </w:pPr>
            <w:r>
              <w:rPr>
                <w:rFonts w:asciiTheme="minorEastAsia" w:hAnsiTheme="minorEastAsia" w:hint="eastAsia"/>
                <w:iCs/>
                <w:color w:val="000000"/>
              </w:rPr>
              <w:t>2011-</w:t>
            </w:r>
            <w:r w:rsidR="00171845">
              <w:rPr>
                <w:rFonts w:asciiTheme="minorEastAsia" w:hAnsiTheme="minorEastAsia" w:hint="eastAsia"/>
                <w:iCs/>
                <w:color w:val="000000"/>
              </w:rPr>
              <w:t>9</w:t>
            </w:r>
          </w:p>
        </w:tc>
      </w:tr>
      <w:tr w:rsidR="00EF2720" w:rsidRPr="00B279A1" w:rsidTr="00EB2310">
        <w:tc>
          <w:tcPr>
            <w:tcW w:w="2445" w:type="dxa"/>
            <w:vAlign w:val="center"/>
          </w:tcPr>
          <w:p w:rsidR="00EF2720" w:rsidRPr="00B279A1" w:rsidRDefault="00EF2720" w:rsidP="00EB2310">
            <w:pPr>
              <w:jc w:val="right"/>
              <w:rPr>
                <w:rFonts w:asciiTheme="minorEastAsia" w:hAnsiTheme="minorEastAsia"/>
                <w:b/>
                <w:color w:val="000000"/>
              </w:rPr>
            </w:pPr>
            <w:r w:rsidRPr="00B279A1">
              <w:rPr>
                <w:rFonts w:asciiTheme="minorEastAsia" w:hAnsiTheme="minorEastAsia"/>
                <w:b/>
                <w:color w:val="000000"/>
              </w:rPr>
              <w:t>需求变更控制时间点</w:t>
            </w:r>
          </w:p>
        </w:tc>
        <w:tc>
          <w:tcPr>
            <w:tcW w:w="5010" w:type="dxa"/>
            <w:vAlign w:val="center"/>
          </w:tcPr>
          <w:p w:rsidR="00EF2720" w:rsidRPr="00B279A1" w:rsidRDefault="00EF2720" w:rsidP="00EB2310">
            <w:pPr>
              <w:rPr>
                <w:rFonts w:asciiTheme="minorEastAsia" w:hAnsiTheme="minorEastAsia"/>
                <w:iCs/>
                <w:color w:val="000000"/>
              </w:rPr>
            </w:pPr>
            <w:r w:rsidRPr="00B279A1">
              <w:rPr>
                <w:rFonts w:asciiTheme="minorEastAsia" w:hAnsiTheme="minorEastAsia"/>
                <w:color w:val="000000"/>
              </w:rPr>
              <w:t>评审结束后</w:t>
            </w:r>
          </w:p>
        </w:tc>
      </w:tr>
    </w:tbl>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pStyle w:val="NormalIndent"/>
        <w:rPr>
          <w:rFonts w:asciiTheme="minorEastAsia" w:eastAsiaTheme="minorEastAsia" w:hAnsiTheme="minorEastAsia"/>
          <w:color w:val="000000"/>
        </w:rPr>
      </w:pPr>
    </w:p>
    <w:p w:rsidR="00EF2720" w:rsidRPr="00B279A1" w:rsidRDefault="00EF2720" w:rsidP="00EF2720">
      <w:pPr>
        <w:jc w:val="center"/>
        <w:outlineLvl w:val="0"/>
        <w:rPr>
          <w:rFonts w:asciiTheme="minorEastAsia" w:hAnsiTheme="minorEastAsia"/>
          <w:b/>
          <w:color w:val="000000"/>
          <w:sz w:val="24"/>
        </w:rPr>
      </w:pPr>
      <w:r>
        <w:rPr>
          <w:rFonts w:asciiTheme="minorEastAsia" w:hAnsiTheme="minorEastAsia" w:hint="eastAsia"/>
          <w:b/>
          <w:color w:val="000000"/>
          <w:sz w:val="24"/>
        </w:rPr>
        <w:t>锐讯灵通科技</w:t>
      </w:r>
      <w:r w:rsidRPr="00B279A1">
        <w:rPr>
          <w:rFonts w:asciiTheme="minorEastAsia" w:hAnsiTheme="minorEastAsia"/>
          <w:b/>
          <w:color w:val="000000"/>
          <w:sz w:val="24"/>
        </w:rPr>
        <w:t>（北京）有限公司</w:t>
      </w:r>
    </w:p>
    <w:p w:rsidR="00EF2720" w:rsidRPr="00B279A1" w:rsidRDefault="00EF2720" w:rsidP="00EF2720">
      <w:pPr>
        <w:jc w:val="center"/>
        <w:rPr>
          <w:rFonts w:asciiTheme="minorEastAsia" w:hAnsiTheme="minorEastAsia"/>
          <w:color w:val="000000"/>
          <w:sz w:val="24"/>
        </w:rPr>
      </w:pPr>
      <w:r w:rsidRPr="00B279A1">
        <w:rPr>
          <w:rFonts w:asciiTheme="minorEastAsia" w:hAnsiTheme="minorEastAsia"/>
          <w:color w:val="000000"/>
          <w:sz w:val="24"/>
        </w:rPr>
        <w:t>(版权所有,翻版必究)</w:t>
      </w:r>
    </w:p>
    <w:p w:rsidR="00EF2720" w:rsidRPr="00B279A1" w:rsidRDefault="00EF2720" w:rsidP="00EF2720">
      <w:pPr>
        <w:rPr>
          <w:rFonts w:asciiTheme="minorEastAsia" w:hAnsiTheme="minorEastAsia"/>
          <w:color w:val="000000"/>
          <w:sz w:val="24"/>
        </w:rPr>
      </w:pPr>
    </w:p>
    <w:p w:rsidR="00EF2720" w:rsidRPr="00B279A1" w:rsidRDefault="00EF2720" w:rsidP="00EF2720">
      <w:pPr>
        <w:rPr>
          <w:rFonts w:asciiTheme="minorEastAsia" w:hAnsiTheme="minorEastAsia"/>
          <w:color w:val="000000"/>
        </w:rPr>
      </w:pPr>
    </w:p>
    <w:p w:rsidR="006F7C7B" w:rsidRDefault="006F7C7B" w:rsidP="00E82616">
      <w:pPr>
        <w:rPr>
          <w:b/>
          <w:sz w:val="32"/>
          <w:szCs w:val="32"/>
        </w:rPr>
      </w:pPr>
    </w:p>
    <w:p w:rsidR="00EF2720" w:rsidRDefault="00EF2720" w:rsidP="00E82616">
      <w:pPr>
        <w:rPr>
          <w:b/>
          <w:sz w:val="32"/>
          <w:szCs w:val="32"/>
        </w:rPr>
      </w:pPr>
    </w:p>
    <w:p w:rsidR="00EF2720" w:rsidRPr="00CC6DB1" w:rsidRDefault="00EF2720" w:rsidP="00FE3797">
      <w:pPr>
        <w:pStyle w:val="a0"/>
        <w:rPr>
          <w:rFonts w:asciiTheme="minorEastAsia" w:eastAsiaTheme="minorEastAsia" w:hAnsiTheme="minorEastAsia"/>
          <w:color w:val="000000"/>
        </w:rPr>
      </w:pPr>
      <w:bookmarkStart w:id="0" w:name="_Toc132015450"/>
      <w:bookmarkStart w:id="1" w:name="_Toc305503608"/>
      <w:r w:rsidRPr="00CC6DB1">
        <w:rPr>
          <w:rFonts w:asciiTheme="minorEastAsia" w:eastAsiaTheme="minorEastAsia" w:hAnsiTheme="minorEastAsia"/>
          <w:color w:val="000000"/>
        </w:rPr>
        <w:lastRenderedPageBreak/>
        <w:t>目 录</w:t>
      </w:r>
      <w:bookmarkEnd w:id="0"/>
      <w:bookmarkEnd w:id="1"/>
    </w:p>
    <w:p w:rsidR="00CC6DB1" w:rsidRPr="00CC6DB1" w:rsidRDefault="00145D40">
      <w:pPr>
        <w:pStyle w:val="TOC1"/>
        <w:tabs>
          <w:tab w:val="right" w:leader="dot" w:pos="8296"/>
        </w:tabs>
        <w:rPr>
          <w:rFonts w:asciiTheme="minorEastAsia" w:eastAsiaTheme="minorEastAsia" w:hAnsiTheme="minorEastAsia" w:cstheme="minorBidi"/>
          <w:noProof/>
          <w:szCs w:val="22"/>
        </w:rPr>
      </w:pPr>
      <w:r w:rsidRPr="00145D40">
        <w:rPr>
          <w:rFonts w:asciiTheme="minorEastAsia" w:eastAsiaTheme="minorEastAsia" w:hAnsiTheme="minorEastAsia"/>
          <w:color w:val="000000"/>
        </w:rPr>
        <w:fldChar w:fldCharType="begin"/>
      </w:r>
      <w:r w:rsidR="00EF2720" w:rsidRPr="00FE3797">
        <w:rPr>
          <w:rFonts w:asciiTheme="minorEastAsia" w:eastAsiaTheme="minorEastAsia" w:hAnsiTheme="minorEastAsia"/>
          <w:color w:val="000000"/>
        </w:rPr>
        <w:instrText xml:space="preserve"> TOC \o "1-3" \h \z </w:instrText>
      </w:r>
      <w:r w:rsidRPr="00145D40">
        <w:rPr>
          <w:rFonts w:asciiTheme="minorEastAsia" w:eastAsiaTheme="minorEastAsia" w:hAnsiTheme="minorEastAsia"/>
          <w:color w:val="000000"/>
        </w:rPr>
        <w:fldChar w:fldCharType="separate"/>
      </w:r>
      <w:hyperlink w:anchor="_Toc305503608" w:history="1">
        <w:r w:rsidR="00CC6DB1" w:rsidRPr="00CC6DB1">
          <w:rPr>
            <w:rStyle w:val="Hyperlink"/>
            <w:rFonts w:asciiTheme="minorEastAsia" w:eastAsiaTheme="minorEastAsia" w:hAnsiTheme="minorEastAsia" w:hint="eastAsia"/>
            <w:noProof/>
          </w:rPr>
          <w:t>目</w:t>
        </w:r>
        <w:r w:rsidR="00CC6DB1" w:rsidRPr="00CC6DB1">
          <w:rPr>
            <w:rStyle w:val="Hyperlink"/>
            <w:rFonts w:asciiTheme="minorEastAsia" w:eastAsiaTheme="minorEastAsia" w:hAnsiTheme="minorEastAsia"/>
            <w:noProof/>
          </w:rPr>
          <w:t xml:space="preserve"> </w:t>
        </w:r>
        <w:r w:rsidR="00CC6DB1" w:rsidRPr="00CC6DB1">
          <w:rPr>
            <w:rStyle w:val="Hyperlink"/>
            <w:rFonts w:asciiTheme="minorEastAsia" w:eastAsiaTheme="minorEastAsia" w:hAnsiTheme="minorEastAsia" w:hint="eastAsia"/>
            <w:noProof/>
          </w:rPr>
          <w:t>录</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_Toc305503608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2</w:t>
        </w:r>
        <w:r w:rsidRPr="00CC6DB1">
          <w:rPr>
            <w:rFonts w:asciiTheme="minorEastAsia" w:eastAsiaTheme="minorEastAsia" w:hAnsiTheme="minorEastAsia"/>
            <w:noProof/>
            <w:webHidden/>
          </w:rPr>
          <w:fldChar w:fldCharType="end"/>
        </w:r>
      </w:hyperlink>
    </w:p>
    <w:p w:rsidR="00CC6DB1" w:rsidRPr="00CC6DB1" w:rsidRDefault="00145D40">
      <w:pPr>
        <w:pStyle w:val="TOC1"/>
        <w:tabs>
          <w:tab w:val="right" w:leader="dot" w:pos="8296"/>
        </w:tabs>
        <w:rPr>
          <w:rFonts w:asciiTheme="minorEastAsia" w:eastAsiaTheme="minorEastAsia" w:hAnsiTheme="minorEastAsia" w:cstheme="minorBidi"/>
          <w:noProof/>
          <w:szCs w:val="22"/>
        </w:rPr>
      </w:pPr>
      <w:hyperlink w:anchor="_Toc305503609" w:history="1">
        <w:r w:rsidR="00CC6DB1" w:rsidRPr="00CC6DB1">
          <w:rPr>
            <w:rStyle w:val="Hyperlink"/>
            <w:rFonts w:asciiTheme="minorEastAsia" w:eastAsiaTheme="minorEastAsia" w:hAnsiTheme="minorEastAsia"/>
            <w:noProof/>
          </w:rPr>
          <w:t>1</w:t>
        </w:r>
        <w:r w:rsidR="00CC6DB1" w:rsidRPr="00CC6DB1">
          <w:rPr>
            <w:rStyle w:val="Hyperlink"/>
            <w:rFonts w:asciiTheme="minorEastAsia" w:eastAsiaTheme="minorEastAsia" w:hAnsiTheme="minorEastAsia" w:hint="eastAsia"/>
            <w:noProof/>
          </w:rPr>
          <w:t xml:space="preserve"> 项目背景</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_Toc305503609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3</w:t>
        </w:r>
        <w:r w:rsidRPr="00CC6DB1">
          <w:rPr>
            <w:rFonts w:asciiTheme="minorEastAsia" w:eastAsiaTheme="minorEastAsia" w:hAnsiTheme="minorEastAsia"/>
            <w:noProof/>
            <w:webHidden/>
          </w:rPr>
          <w:fldChar w:fldCharType="end"/>
        </w:r>
      </w:hyperlink>
    </w:p>
    <w:p w:rsidR="00CC6DB1" w:rsidRPr="00CC6DB1" w:rsidRDefault="00145D40">
      <w:pPr>
        <w:pStyle w:val="TOC1"/>
        <w:tabs>
          <w:tab w:val="right" w:leader="dot" w:pos="8296"/>
        </w:tabs>
        <w:rPr>
          <w:rFonts w:asciiTheme="minorEastAsia" w:eastAsiaTheme="minorEastAsia" w:hAnsiTheme="minorEastAsia" w:cstheme="minorBidi"/>
          <w:noProof/>
          <w:szCs w:val="22"/>
        </w:rPr>
      </w:pPr>
      <w:hyperlink w:anchor="_Toc305503610" w:history="1">
        <w:r w:rsidR="00CC6DB1" w:rsidRPr="00CC6DB1">
          <w:rPr>
            <w:rStyle w:val="Hyperlink"/>
            <w:rFonts w:asciiTheme="minorEastAsia" w:eastAsiaTheme="minorEastAsia" w:hAnsiTheme="minorEastAsia"/>
            <w:noProof/>
          </w:rPr>
          <w:t>2</w:t>
        </w:r>
        <w:r w:rsidR="00CC6DB1" w:rsidRPr="00CC6DB1">
          <w:rPr>
            <w:rStyle w:val="Hyperlink"/>
            <w:rFonts w:asciiTheme="minorEastAsia" w:eastAsiaTheme="minorEastAsia" w:hAnsiTheme="minorEastAsia" w:hint="eastAsia"/>
            <w:noProof/>
          </w:rPr>
          <w:t xml:space="preserve"> 名词解释</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_Toc305503610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3</w:t>
        </w:r>
        <w:r w:rsidRPr="00CC6DB1">
          <w:rPr>
            <w:rFonts w:asciiTheme="minorEastAsia" w:eastAsiaTheme="minorEastAsia" w:hAnsiTheme="minorEastAsia"/>
            <w:noProof/>
            <w:webHidden/>
          </w:rPr>
          <w:fldChar w:fldCharType="end"/>
        </w:r>
      </w:hyperlink>
    </w:p>
    <w:p w:rsidR="00CC6DB1" w:rsidRPr="00CC6DB1" w:rsidRDefault="00145D40">
      <w:pPr>
        <w:pStyle w:val="TOC1"/>
        <w:tabs>
          <w:tab w:val="right" w:leader="dot" w:pos="8296"/>
        </w:tabs>
        <w:rPr>
          <w:rFonts w:asciiTheme="minorEastAsia" w:eastAsiaTheme="minorEastAsia" w:hAnsiTheme="minorEastAsia" w:cstheme="minorBidi"/>
          <w:noProof/>
          <w:szCs w:val="22"/>
        </w:rPr>
      </w:pPr>
      <w:hyperlink w:anchor="_Toc305503611" w:history="1">
        <w:r w:rsidR="00CC6DB1" w:rsidRPr="00CC6DB1">
          <w:rPr>
            <w:rStyle w:val="Hyperlink"/>
            <w:rFonts w:asciiTheme="minorEastAsia" w:eastAsiaTheme="minorEastAsia" w:hAnsiTheme="minorEastAsia"/>
            <w:noProof/>
          </w:rPr>
          <w:t>3</w:t>
        </w:r>
        <w:r w:rsidR="00CC6DB1" w:rsidRPr="00CC6DB1">
          <w:rPr>
            <w:rStyle w:val="Hyperlink"/>
            <w:rFonts w:asciiTheme="minorEastAsia" w:eastAsiaTheme="minorEastAsia" w:hAnsiTheme="minorEastAsia" w:hint="eastAsia"/>
            <w:noProof/>
          </w:rPr>
          <w:t xml:space="preserve"> 流程图及页面跳转逻辑</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_Toc305503611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3</w:t>
        </w:r>
        <w:r w:rsidRPr="00CC6DB1">
          <w:rPr>
            <w:rFonts w:asciiTheme="minorEastAsia" w:eastAsiaTheme="minorEastAsia" w:hAnsiTheme="minorEastAsia"/>
            <w:noProof/>
            <w:webHidden/>
          </w:rPr>
          <w:fldChar w:fldCharType="end"/>
        </w:r>
      </w:hyperlink>
    </w:p>
    <w:p w:rsidR="00CC6DB1" w:rsidRPr="00CC6DB1" w:rsidRDefault="00145D40">
      <w:pPr>
        <w:pStyle w:val="TOC1"/>
        <w:tabs>
          <w:tab w:val="right" w:leader="dot" w:pos="8296"/>
        </w:tabs>
        <w:rPr>
          <w:rFonts w:asciiTheme="minorEastAsia" w:eastAsiaTheme="minorEastAsia" w:hAnsiTheme="minorEastAsia" w:cstheme="minorBidi"/>
          <w:noProof/>
          <w:szCs w:val="22"/>
        </w:rPr>
      </w:pPr>
      <w:hyperlink w:anchor="_Toc305503612" w:history="1">
        <w:r w:rsidR="00CC6DB1" w:rsidRPr="00CC6DB1">
          <w:rPr>
            <w:rStyle w:val="Hyperlink"/>
            <w:rFonts w:asciiTheme="minorEastAsia" w:eastAsiaTheme="minorEastAsia" w:hAnsiTheme="minorEastAsia"/>
            <w:noProof/>
          </w:rPr>
          <w:t>4</w:t>
        </w:r>
        <w:r w:rsidR="00CC6DB1" w:rsidRPr="00CC6DB1">
          <w:rPr>
            <w:rStyle w:val="Hyperlink"/>
            <w:rFonts w:asciiTheme="minorEastAsia" w:eastAsiaTheme="minorEastAsia" w:hAnsiTheme="minorEastAsia" w:hint="eastAsia"/>
            <w:noProof/>
          </w:rPr>
          <w:t xml:space="preserve"> 功能详述</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_Toc305503612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3</w:t>
        </w:r>
        <w:r w:rsidRPr="00CC6DB1">
          <w:rPr>
            <w:rFonts w:asciiTheme="minorEastAsia" w:eastAsiaTheme="minorEastAsia" w:hAnsiTheme="minorEastAsia"/>
            <w:noProof/>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13" w:history="1">
        <w:r w:rsidR="00CC6DB1" w:rsidRPr="00CC6DB1">
          <w:rPr>
            <w:rStyle w:val="Hyperlink"/>
            <w:rFonts w:asciiTheme="minorEastAsia" w:eastAsiaTheme="minorEastAsia" w:hAnsiTheme="minorEastAsia"/>
            <w:noProof/>
          </w:rPr>
          <w:t>4.1</w:t>
        </w:r>
        <w:r w:rsidR="00CC6DB1" w:rsidRPr="00CC6DB1">
          <w:rPr>
            <w:rStyle w:val="Hyperlink"/>
            <w:rFonts w:asciiTheme="minorEastAsia" w:eastAsiaTheme="minorEastAsia" w:hAnsiTheme="minorEastAsia" w:hint="eastAsia"/>
            <w:noProof/>
          </w:rPr>
          <w:t xml:space="preserve"> 子功能点一、广告位管理页面</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_Toc305503613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4</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14" w:history="1">
        <w:r w:rsidR="00CC6DB1" w:rsidRPr="00CC6DB1">
          <w:rPr>
            <w:rStyle w:val="Hyperlink"/>
          </w:rPr>
          <w:t>4.1.1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_Toc305503614 \h </w:instrText>
        </w:r>
        <w:r w:rsidRPr="00CC6DB1">
          <w:rPr>
            <w:webHidden/>
          </w:rPr>
        </w:r>
        <w:r w:rsidRPr="00CC6DB1">
          <w:rPr>
            <w:webHidden/>
          </w:rPr>
          <w:fldChar w:fldCharType="separate"/>
        </w:r>
        <w:r w:rsidR="00CC6DB1" w:rsidRPr="00CC6DB1">
          <w:rPr>
            <w:webHidden/>
          </w:rPr>
          <w:t>4</w:t>
        </w:r>
        <w:r w:rsidRPr="00CC6DB1">
          <w:rPr>
            <w:webHidden/>
          </w:rPr>
          <w:fldChar w:fldCharType="end"/>
        </w:r>
      </w:hyperlink>
    </w:p>
    <w:p w:rsidR="00CC6DB1" w:rsidRPr="00CC6DB1" w:rsidRDefault="00145D40">
      <w:pPr>
        <w:pStyle w:val="TOC3"/>
        <w:rPr>
          <w:rFonts w:cstheme="minorBidi"/>
          <w:szCs w:val="22"/>
        </w:rPr>
      </w:pPr>
      <w:hyperlink w:anchor="_Toc305503615" w:history="1">
        <w:r w:rsidR="00CC6DB1" w:rsidRPr="00CC6DB1">
          <w:rPr>
            <w:rStyle w:val="Hyperlink"/>
          </w:rPr>
          <w:t>4.1.2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_Toc305503615 \h </w:instrText>
        </w:r>
        <w:r w:rsidRPr="00CC6DB1">
          <w:rPr>
            <w:webHidden/>
          </w:rPr>
        </w:r>
        <w:r w:rsidRPr="00CC6DB1">
          <w:rPr>
            <w:webHidden/>
          </w:rPr>
          <w:fldChar w:fldCharType="separate"/>
        </w:r>
        <w:r w:rsidR="00CC6DB1" w:rsidRPr="00CC6DB1">
          <w:rPr>
            <w:webHidden/>
          </w:rPr>
          <w:t>4</w:t>
        </w:r>
        <w:r w:rsidRPr="00CC6DB1">
          <w:rPr>
            <w:webHidden/>
          </w:rPr>
          <w:fldChar w:fldCharType="end"/>
        </w:r>
      </w:hyperlink>
    </w:p>
    <w:p w:rsidR="00CC6DB1" w:rsidRPr="00CC6DB1" w:rsidRDefault="00145D40">
      <w:pPr>
        <w:pStyle w:val="TOC3"/>
        <w:rPr>
          <w:rFonts w:cstheme="minorBidi"/>
          <w:szCs w:val="22"/>
        </w:rPr>
      </w:pPr>
      <w:hyperlink w:anchor="_Toc305503616" w:history="1">
        <w:r w:rsidR="00CC6DB1" w:rsidRPr="00CC6DB1">
          <w:rPr>
            <w:rStyle w:val="Hyperlink"/>
          </w:rPr>
          <w:t>4.1.3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_Toc305503616 \h </w:instrText>
        </w:r>
        <w:r w:rsidRPr="00CC6DB1">
          <w:rPr>
            <w:webHidden/>
          </w:rPr>
        </w:r>
        <w:r w:rsidRPr="00CC6DB1">
          <w:rPr>
            <w:webHidden/>
          </w:rPr>
          <w:fldChar w:fldCharType="separate"/>
        </w:r>
        <w:r w:rsidR="00CC6DB1" w:rsidRPr="00CC6DB1">
          <w:rPr>
            <w:webHidden/>
          </w:rPr>
          <w:t>4</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17" w:history="1">
        <w:r w:rsidR="00CC6DB1" w:rsidRPr="00CC6DB1">
          <w:rPr>
            <w:rStyle w:val="Hyperlink"/>
            <w:rFonts w:asciiTheme="minorEastAsia" w:eastAsiaTheme="minorEastAsia" w:hAnsiTheme="minorEastAsia"/>
            <w:noProof/>
          </w:rPr>
          <w:t>4.2</w:t>
        </w:r>
        <w:r w:rsidR="00CC6DB1" w:rsidRPr="00CC6DB1">
          <w:rPr>
            <w:rStyle w:val="Hyperlink"/>
            <w:rFonts w:asciiTheme="minorEastAsia" w:eastAsiaTheme="minorEastAsia" w:hAnsiTheme="minorEastAsia" w:hint="eastAsia"/>
            <w:noProof/>
          </w:rPr>
          <w:t xml:space="preserve"> 子功能点二、广告位新建</w:t>
        </w:r>
        <w:r w:rsidR="00CC6DB1" w:rsidRPr="00CC6DB1">
          <w:rPr>
            <w:rStyle w:val="Hyperlink"/>
            <w:rFonts w:asciiTheme="minorEastAsia" w:eastAsiaTheme="minorEastAsia" w:hAnsiTheme="minorEastAsia"/>
            <w:noProof/>
          </w:rPr>
          <w:t>/</w:t>
        </w:r>
        <w:r w:rsidR="00CC6DB1" w:rsidRPr="00CC6DB1">
          <w:rPr>
            <w:rStyle w:val="Hyperlink"/>
            <w:rFonts w:asciiTheme="minorEastAsia" w:eastAsiaTheme="minorEastAsia" w:hAnsiTheme="minorEastAsia" w:hint="eastAsia"/>
            <w:noProof/>
          </w:rPr>
          <w:t>编辑页面</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_Toc305503617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5</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18" w:history="1">
        <w:r w:rsidR="00CC6DB1" w:rsidRPr="00CC6DB1">
          <w:rPr>
            <w:rStyle w:val="Hyperlink"/>
          </w:rPr>
          <w:t>4.2.1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_Toc305503618 \h </w:instrText>
        </w:r>
        <w:r w:rsidRPr="00CC6DB1">
          <w:rPr>
            <w:webHidden/>
          </w:rPr>
        </w:r>
        <w:r w:rsidRPr="00CC6DB1">
          <w:rPr>
            <w:webHidden/>
          </w:rPr>
          <w:fldChar w:fldCharType="separate"/>
        </w:r>
        <w:r w:rsidR="00CC6DB1" w:rsidRPr="00CC6DB1">
          <w:rPr>
            <w:webHidden/>
          </w:rPr>
          <w:t>5</w:t>
        </w:r>
        <w:r w:rsidRPr="00CC6DB1">
          <w:rPr>
            <w:webHidden/>
          </w:rPr>
          <w:fldChar w:fldCharType="end"/>
        </w:r>
      </w:hyperlink>
    </w:p>
    <w:p w:rsidR="00CC6DB1" w:rsidRPr="00CC6DB1" w:rsidRDefault="00145D40">
      <w:pPr>
        <w:pStyle w:val="TOC3"/>
        <w:rPr>
          <w:rFonts w:cstheme="minorBidi"/>
          <w:szCs w:val="22"/>
        </w:rPr>
      </w:pPr>
      <w:hyperlink w:anchor="_Toc305503619" w:history="1">
        <w:r w:rsidR="00CC6DB1" w:rsidRPr="00CC6DB1">
          <w:rPr>
            <w:rStyle w:val="Hyperlink"/>
          </w:rPr>
          <w:t>4.2.2</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_Toc305503619 \h </w:instrText>
        </w:r>
        <w:r w:rsidRPr="00CC6DB1">
          <w:rPr>
            <w:webHidden/>
          </w:rPr>
        </w:r>
        <w:r w:rsidRPr="00CC6DB1">
          <w:rPr>
            <w:webHidden/>
          </w:rPr>
          <w:fldChar w:fldCharType="separate"/>
        </w:r>
        <w:r w:rsidR="00CC6DB1" w:rsidRPr="00CC6DB1">
          <w:rPr>
            <w:webHidden/>
          </w:rPr>
          <w:t>5</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20" w:history="1">
        <w:r w:rsidR="00CC6DB1" w:rsidRPr="00CC6DB1">
          <w:rPr>
            <w:rStyle w:val="Hyperlink"/>
            <w:rFonts w:asciiTheme="minorEastAsia" w:eastAsiaTheme="minorEastAsia" w:hAnsiTheme="minorEastAsia"/>
            <w:noProof/>
          </w:rPr>
          <w:t>4.3</w:t>
        </w:r>
        <w:r w:rsidR="00CC6DB1" w:rsidRPr="00CC6DB1">
          <w:rPr>
            <w:rStyle w:val="Hyperlink"/>
            <w:rFonts w:asciiTheme="minorEastAsia" w:eastAsiaTheme="minorEastAsia" w:hAnsiTheme="minorEastAsia" w:hint="eastAsia"/>
            <w:noProof/>
          </w:rPr>
          <w:t xml:space="preserve"> 子功能点三、广告新建</w:t>
        </w:r>
        <w:r w:rsidR="00CC6DB1" w:rsidRPr="00CC6DB1">
          <w:rPr>
            <w:rStyle w:val="Hyperlink"/>
            <w:rFonts w:asciiTheme="minorEastAsia" w:eastAsiaTheme="minorEastAsia" w:hAnsiTheme="minorEastAsia"/>
            <w:noProof/>
          </w:rPr>
          <w:t>/</w:t>
        </w:r>
        <w:r w:rsidR="00CC6DB1" w:rsidRPr="00CC6DB1">
          <w:rPr>
            <w:rStyle w:val="Hyperlink"/>
            <w:rFonts w:asciiTheme="minorEastAsia" w:eastAsiaTheme="minorEastAsia" w:hAnsiTheme="minorEastAsia" w:hint="eastAsia"/>
            <w:noProof/>
          </w:rPr>
          <w:t>编辑页面</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_Toc305503620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8</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21" w:history="1">
        <w:r w:rsidR="00CC6DB1" w:rsidRPr="00CC6DB1">
          <w:rPr>
            <w:rStyle w:val="Hyperlink"/>
          </w:rPr>
          <w:t>4.3.1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_Toc305503621 \h </w:instrText>
        </w:r>
        <w:r w:rsidRPr="00CC6DB1">
          <w:rPr>
            <w:webHidden/>
          </w:rPr>
        </w:r>
        <w:r w:rsidRPr="00CC6DB1">
          <w:rPr>
            <w:webHidden/>
          </w:rPr>
          <w:fldChar w:fldCharType="separate"/>
        </w:r>
        <w:r w:rsidR="00CC6DB1" w:rsidRPr="00CC6DB1">
          <w:rPr>
            <w:webHidden/>
          </w:rPr>
          <w:t>8</w:t>
        </w:r>
        <w:r w:rsidRPr="00CC6DB1">
          <w:rPr>
            <w:webHidden/>
          </w:rPr>
          <w:fldChar w:fldCharType="end"/>
        </w:r>
      </w:hyperlink>
    </w:p>
    <w:p w:rsidR="00CC6DB1" w:rsidRPr="00CC6DB1" w:rsidRDefault="00145D40">
      <w:pPr>
        <w:pStyle w:val="TOC3"/>
        <w:rPr>
          <w:rFonts w:cstheme="minorBidi"/>
          <w:szCs w:val="22"/>
        </w:rPr>
      </w:pPr>
      <w:hyperlink w:anchor="_Toc305503622" w:history="1">
        <w:r w:rsidR="00CC6DB1" w:rsidRPr="00CC6DB1">
          <w:rPr>
            <w:rStyle w:val="Hyperlink"/>
          </w:rPr>
          <w:t>4.3.2</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_Toc305503622 \h </w:instrText>
        </w:r>
        <w:r w:rsidRPr="00CC6DB1">
          <w:rPr>
            <w:webHidden/>
          </w:rPr>
        </w:r>
        <w:r w:rsidRPr="00CC6DB1">
          <w:rPr>
            <w:webHidden/>
          </w:rPr>
          <w:fldChar w:fldCharType="separate"/>
        </w:r>
        <w:r w:rsidR="00CC6DB1" w:rsidRPr="00CC6DB1">
          <w:rPr>
            <w:webHidden/>
          </w:rPr>
          <w:t>8</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23" w:history="1">
        <w:r w:rsidR="00CC6DB1" w:rsidRPr="00CC6DB1">
          <w:rPr>
            <w:rStyle w:val="Hyperlink"/>
            <w:rFonts w:asciiTheme="minorEastAsia" w:eastAsiaTheme="minorEastAsia" w:hAnsiTheme="minorEastAsia"/>
            <w:noProof/>
          </w:rPr>
          <w:t>4.4</w:t>
        </w:r>
        <w:r w:rsidR="00CC6DB1" w:rsidRPr="00CC6DB1">
          <w:rPr>
            <w:rStyle w:val="Hyperlink"/>
            <w:rFonts w:asciiTheme="minorEastAsia" w:eastAsiaTheme="minorEastAsia" w:hAnsiTheme="minorEastAsia" w:hint="eastAsia"/>
            <w:noProof/>
          </w:rPr>
          <w:t xml:space="preserve"> 子功能点四、报表页面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_Toc305503623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10</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24" w:history="1">
        <w:r w:rsidR="00CC6DB1" w:rsidRPr="00CC6DB1">
          <w:rPr>
            <w:rStyle w:val="Hyperlink"/>
          </w:rPr>
          <w:t>4.4.1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_Toc305503624 \h </w:instrText>
        </w:r>
        <w:r w:rsidRPr="00CC6DB1">
          <w:rPr>
            <w:webHidden/>
          </w:rPr>
        </w:r>
        <w:r w:rsidRPr="00CC6DB1">
          <w:rPr>
            <w:webHidden/>
          </w:rPr>
          <w:fldChar w:fldCharType="separate"/>
        </w:r>
        <w:r w:rsidR="00CC6DB1" w:rsidRPr="00CC6DB1">
          <w:rPr>
            <w:webHidden/>
          </w:rPr>
          <w:t>10</w:t>
        </w:r>
        <w:r w:rsidRPr="00CC6DB1">
          <w:rPr>
            <w:webHidden/>
          </w:rPr>
          <w:fldChar w:fldCharType="end"/>
        </w:r>
      </w:hyperlink>
    </w:p>
    <w:p w:rsidR="00CC6DB1" w:rsidRPr="00CC6DB1" w:rsidRDefault="00145D40">
      <w:pPr>
        <w:pStyle w:val="TOC3"/>
        <w:rPr>
          <w:rFonts w:cstheme="minorBidi"/>
          <w:szCs w:val="22"/>
        </w:rPr>
      </w:pPr>
      <w:hyperlink w:anchor="_Toc305503625" w:history="1">
        <w:r w:rsidR="00CC6DB1" w:rsidRPr="00CC6DB1">
          <w:rPr>
            <w:rStyle w:val="Hyperlink"/>
          </w:rPr>
          <w:t>4.4.2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_Toc305503625 \h </w:instrText>
        </w:r>
        <w:r w:rsidRPr="00CC6DB1">
          <w:rPr>
            <w:webHidden/>
          </w:rPr>
        </w:r>
        <w:r w:rsidRPr="00CC6DB1">
          <w:rPr>
            <w:webHidden/>
          </w:rPr>
          <w:fldChar w:fldCharType="separate"/>
        </w:r>
        <w:r w:rsidR="00CC6DB1" w:rsidRPr="00CC6DB1">
          <w:rPr>
            <w:webHidden/>
          </w:rPr>
          <w:t>10</w:t>
        </w:r>
        <w:r w:rsidRPr="00CC6DB1">
          <w:rPr>
            <w:webHidden/>
          </w:rPr>
          <w:fldChar w:fldCharType="end"/>
        </w:r>
      </w:hyperlink>
    </w:p>
    <w:p w:rsidR="00CC6DB1" w:rsidRPr="00CC6DB1" w:rsidRDefault="00145D40">
      <w:pPr>
        <w:pStyle w:val="TOC3"/>
        <w:rPr>
          <w:rFonts w:cstheme="minorBidi"/>
          <w:szCs w:val="22"/>
        </w:rPr>
      </w:pPr>
      <w:hyperlink w:anchor="_Toc305503626" w:history="1">
        <w:r w:rsidR="00CC6DB1" w:rsidRPr="00CC6DB1">
          <w:rPr>
            <w:rStyle w:val="Hyperlink"/>
          </w:rPr>
          <w:t>4.4.3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_Toc305503626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27" w:history="1">
        <w:r w:rsidR="00CC6DB1" w:rsidRPr="00CC6DB1">
          <w:rPr>
            <w:rStyle w:val="Hyperlink"/>
            <w:rFonts w:asciiTheme="minorEastAsia" w:eastAsiaTheme="minorEastAsia" w:hAnsiTheme="minorEastAsia"/>
            <w:noProof/>
          </w:rPr>
          <w:t>4.5</w:t>
        </w:r>
        <w:r w:rsidR="00CC6DB1" w:rsidRPr="00CC6DB1">
          <w:rPr>
            <w:rStyle w:val="Hyperlink"/>
            <w:rFonts w:asciiTheme="minorEastAsia" w:eastAsiaTheme="minorEastAsia" w:hAnsiTheme="minorEastAsia" w:hint="eastAsia"/>
            <w:noProof/>
          </w:rPr>
          <w:t xml:space="preserve"> 子功能点五、应用页面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_Toc305503627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11</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28" w:history="1">
        <w:r w:rsidR="00CC6DB1" w:rsidRPr="00CC6DB1">
          <w:rPr>
            <w:rStyle w:val="Hyperlink"/>
          </w:rPr>
          <w:t>4.5.1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_Toc305503628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3"/>
        <w:rPr>
          <w:rFonts w:cstheme="minorBidi"/>
          <w:szCs w:val="22"/>
        </w:rPr>
      </w:pPr>
      <w:hyperlink w:anchor="_Toc305503629" w:history="1">
        <w:r w:rsidR="00CC6DB1" w:rsidRPr="00CC6DB1">
          <w:rPr>
            <w:rStyle w:val="Hyperlink"/>
          </w:rPr>
          <w:t>4.5.2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_Toc305503629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3"/>
        <w:rPr>
          <w:rFonts w:cstheme="minorBidi"/>
          <w:szCs w:val="22"/>
        </w:rPr>
      </w:pPr>
      <w:hyperlink w:anchor="_Toc305503630" w:history="1">
        <w:r w:rsidR="00CC6DB1" w:rsidRPr="00CC6DB1">
          <w:rPr>
            <w:rStyle w:val="Hyperlink"/>
          </w:rPr>
          <w:t>4.5.3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_Toc305503630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31" w:history="1">
        <w:r w:rsidR="00CC6DB1" w:rsidRPr="00CC6DB1">
          <w:rPr>
            <w:rStyle w:val="Hyperlink"/>
            <w:rFonts w:asciiTheme="minorEastAsia" w:eastAsiaTheme="minorEastAsia" w:hAnsiTheme="minorEastAsia"/>
            <w:noProof/>
          </w:rPr>
          <w:t>4.6</w:t>
        </w:r>
        <w:r w:rsidR="00CC6DB1" w:rsidRPr="00CC6DB1">
          <w:rPr>
            <w:rStyle w:val="Hyperlink"/>
            <w:rFonts w:asciiTheme="minorEastAsia" w:eastAsiaTheme="minorEastAsia" w:hAnsiTheme="minorEastAsia" w:hint="eastAsia"/>
            <w:noProof/>
          </w:rPr>
          <w:t xml:space="preserve"> 子功能点六、广告位概况页面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_Toc305503631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11</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32" w:history="1">
        <w:r w:rsidR="00CC6DB1" w:rsidRPr="00CC6DB1">
          <w:rPr>
            <w:rStyle w:val="Hyperlink"/>
          </w:rPr>
          <w:t>4.6.1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_Toc305503632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3"/>
        <w:rPr>
          <w:rFonts w:cstheme="minorBidi"/>
          <w:szCs w:val="22"/>
        </w:rPr>
      </w:pPr>
      <w:hyperlink w:anchor="_Toc305503633" w:history="1">
        <w:r w:rsidR="00CC6DB1" w:rsidRPr="00CC6DB1">
          <w:rPr>
            <w:rStyle w:val="Hyperlink"/>
          </w:rPr>
          <w:t>4.6.2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_Toc305503633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3"/>
        <w:rPr>
          <w:rFonts w:cstheme="minorBidi"/>
          <w:szCs w:val="22"/>
        </w:rPr>
      </w:pPr>
      <w:hyperlink w:anchor="_Toc305503634" w:history="1">
        <w:r w:rsidR="00CC6DB1" w:rsidRPr="00CC6DB1">
          <w:rPr>
            <w:rStyle w:val="Hyperlink"/>
          </w:rPr>
          <w:t>4.6.3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_Toc305503634 \h </w:instrText>
        </w:r>
        <w:r w:rsidRPr="00CC6DB1">
          <w:rPr>
            <w:webHidden/>
          </w:rPr>
        </w:r>
        <w:r w:rsidRPr="00CC6DB1">
          <w:rPr>
            <w:webHidden/>
          </w:rPr>
          <w:fldChar w:fldCharType="separate"/>
        </w:r>
        <w:r w:rsidR="00CC6DB1" w:rsidRPr="00CC6DB1">
          <w:rPr>
            <w:webHidden/>
          </w:rPr>
          <w:t>11</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35" w:history="1">
        <w:r w:rsidR="00CC6DB1" w:rsidRPr="00CC6DB1">
          <w:rPr>
            <w:rStyle w:val="Hyperlink"/>
            <w:rFonts w:asciiTheme="minorEastAsia" w:eastAsiaTheme="minorEastAsia" w:hAnsiTheme="minorEastAsia"/>
            <w:noProof/>
          </w:rPr>
          <w:t>4.7</w:t>
        </w:r>
        <w:r w:rsidR="00CC6DB1" w:rsidRPr="00CC6DB1">
          <w:rPr>
            <w:rStyle w:val="Hyperlink"/>
            <w:rFonts w:asciiTheme="minorEastAsia" w:eastAsiaTheme="minorEastAsia" w:hAnsiTheme="minorEastAsia" w:hint="eastAsia"/>
            <w:noProof/>
          </w:rPr>
          <w:t xml:space="preserve"> 子功能点七、广告页面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_Toc305503635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12</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36" w:history="1">
        <w:r w:rsidR="00CC6DB1" w:rsidRPr="00CC6DB1">
          <w:rPr>
            <w:rStyle w:val="Hyperlink"/>
          </w:rPr>
          <w:t>4.7.1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_Toc305503636 \h </w:instrText>
        </w:r>
        <w:r w:rsidRPr="00CC6DB1">
          <w:rPr>
            <w:webHidden/>
          </w:rPr>
        </w:r>
        <w:r w:rsidRPr="00CC6DB1">
          <w:rPr>
            <w:webHidden/>
          </w:rPr>
          <w:fldChar w:fldCharType="separate"/>
        </w:r>
        <w:r w:rsidR="00CC6DB1" w:rsidRPr="00CC6DB1">
          <w:rPr>
            <w:webHidden/>
          </w:rPr>
          <w:t>12</w:t>
        </w:r>
        <w:r w:rsidRPr="00CC6DB1">
          <w:rPr>
            <w:webHidden/>
          </w:rPr>
          <w:fldChar w:fldCharType="end"/>
        </w:r>
      </w:hyperlink>
    </w:p>
    <w:p w:rsidR="00CC6DB1" w:rsidRPr="00CC6DB1" w:rsidRDefault="00145D40">
      <w:pPr>
        <w:pStyle w:val="TOC3"/>
        <w:rPr>
          <w:rFonts w:cstheme="minorBidi"/>
          <w:szCs w:val="22"/>
        </w:rPr>
      </w:pPr>
      <w:hyperlink w:anchor="_Toc305503637" w:history="1">
        <w:r w:rsidR="00CC6DB1" w:rsidRPr="00CC6DB1">
          <w:rPr>
            <w:rStyle w:val="Hyperlink"/>
          </w:rPr>
          <w:t>4.7.2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_Toc305503637 \h </w:instrText>
        </w:r>
        <w:r w:rsidRPr="00CC6DB1">
          <w:rPr>
            <w:webHidden/>
          </w:rPr>
        </w:r>
        <w:r w:rsidRPr="00CC6DB1">
          <w:rPr>
            <w:webHidden/>
          </w:rPr>
          <w:fldChar w:fldCharType="separate"/>
        </w:r>
        <w:r w:rsidR="00CC6DB1" w:rsidRPr="00CC6DB1">
          <w:rPr>
            <w:webHidden/>
          </w:rPr>
          <w:t>12</w:t>
        </w:r>
        <w:r w:rsidRPr="00CC6DB1">
          <w:rPr>
            <w:webHidden/>
          </w:rPr>
          <w:fldChar w:fldCharType="end"/>
        </w:r>
      </w:hyperlink>
    </w:p>
    <w:p w:rsidR="00CC6DB1" w:rsidRPr="00CC6DB1" w:rsidRDefault="00145D40">
      <w:pPr>
        <w:pStyle w:val="TOC3"/>
        <w:rPr>
          <w:rFonts w:cstheme="minorBidi"/>
          <w:szCs w:val="22"/>
        </w:rPr>
      </w:pPr>
      <w:hyperlink w:anchor="_Toc305503638" w:history="1">
        <w:r w:rsidR="00CC6DB1" w:rsidRPr="00CC6DB1">
          <w:rPr>
            <w:rStyle w:val="Hyperlink"/>
          </w:rPr>
          <w:t>4.7.3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_Toc305503638 \h </w:instrText>
        </w:r>
        <w:r w:rsidRPr="00CC6DB1">
          <w:rPr>
            <w:webHidden/>
          </w:rPr>
        </w:r>
        <w:r w:rsidRPr="00CC6DB1">
          <w:rPr>
            <w:webHidden/>
          </w:rPr>
          <w:fldChar w:fldCharType="separate"/>
        </w:r>
        <w:r w:rsidR="00CC6DB1" w:rsidRPr="00CC6DB1">
          <w:rPr>
            <w:webHidden/>
          </w:rPr>
          <w:t>12</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39" w:history="1">
        <w:r w:rsidR="00CC6DB1" w:rsidRPr="00CC6DB1">
          <w:rPr>
            <w:rStyle w:val="Hyperlink"/>
            <w:rFonts w:asciiTheme="minorEastAsia" w:eastAsiaTheme="minorEastAsia" w:hAnsiTheme="minorEastAsia"/>
            <w:noProof/>
          </w:rPr>
          <w:t>4.8</w:t>
        </w:r>
        <w:r w:rsidR="00CC6DB1" w:rsidRPr="00CC6DB1">
          <w:rPr>
            <w:rStyle w:val="Hyperlink"/>
            <w:rFonts w:asciiTheme="minorEastAsia" w:eastAsiaTheme="minorEastAsia" w:hAnsiTheme="minorEastAsia" w:hint="eastAsia"/>
            <w:noProof/>
          </w:rPr>
          <w:t xml:space="preserve"> 子功能点八、订单页面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_Toc305503639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13</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40" w:history="1">
        <w:r w:rsidR="00CC6DB1" w:rsidRPr="00CC6DB1">
          <w:rPr>
            <w:rStyle w:val="Hyperlink"/>
          </w:rPr>
          <w:t>4.8.1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_Toc305503640 \h </w:instrText>
        </w:r>
        <w:r w:rsidRPr="00CC6DB1">
          <w:rPr>
            <w:webHidden/>
          </w:rPr>
        </w:r>
        <w:r w:rsidRPr="00CC6DB1">
          <w:rPr>
            <w:webHidden/>
          </w:rPr>
          <w:fldChar w:fldCharType="separate"/>
        </w:r>
        <w:r w:rsidR="00CC6DB1" w:rsidRPr="00CC6DB1">
          <w:rPr>
            <w:webHidden/>
          </w:rPr>
          <w:t>13</w:t>
        </w:r>
        <w:r w:rsidRPr="00CC6DB1">
          <w:rPr>
            <w:webHidden/>
          </w:rPr>
          <w:fldChar w:fldCharType="end"/>
        </w:r>
      </w:hyperlink>
    </w:p>
    <w:p w:rsidR="00CC6DB1" w:rsidRPr="00CC6DB1" w:rsidRDefault="00145D40">
      <w:pPr>
        <w:pStyle w:val="TOC3"/>
        <w:rPr>
          <w:rFonts w:cstheme="minorBidi"/>
          <w:szCs w:val="22"/>
        </w:rPr>
      </w:pPr>
      <w:hyperlink w:anchor="_Toc305503641" w:history="1">
        <w:r w:rsidR="00CC6DB1" w:rsidRPr="00CC6DB1">
          <w:rPr>
            <w:rStyle w:val="Hyperlink"/>
          </w:rPr>
          <w:t>4.8.2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_Toc305503641 \h </w:instrText>
        </w:r>
        <w:r w:rsidRPr="00CC6DB1">
          <w:rPr>
            <w:webHidden/>
          </w:rPr>
        </w:r>
        <w:r w:rsidRPr="00CC6DB1">
          <w:rPr>
            <w:webHidden/>
          </w:rPr>
          <w:fldChar w:fldCharType="separate"/>
        </w:r>
        <w:r w:rsidR="00CC6DB1" w:rsidRPr="00CC6DB1">
          <w:rPr>
            <w:webHidden/>
          </w:rPr>
          <w:t>13</w:t>
        </w:r>
        <w:r w:rsidRPr="00CC6DB1">
          <w:rPr>
            <w:webHidden/>
          </w:rPr>
          <w:fldChar w:fldCharType="end"/>
        </w:r>
      </w:hyperlink>
    </w:p>
    <w:p w:rsidR="00CC6DB1" w:rsidRPr="00CC6DB1" w:rsidRDefault="00145D40">
      <w:pPr>
        <w:pStyle w:val="TOC3"/>
        <w:rPr>
          <w:rFonts w:cstheme="minorBidi"/>
          <w:szCs w:val="22"/>
        </w:rPr>
      </w:pPr>
      <w:hyperlink w:anchor="_Toc305503642" w:history="1">
        <w:r w:rsidR="00CC6DB1" w:rsidRPr="00CC6DB1">
          <w:rPr>
            <w:rStyle w:val="Hyperlink"/>
          </w:rPr>
          <w:t>4.8.3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_Toc305503642 \h </w:instrText>
        </w:r>
        <w:r w:rsidRPr="00CC6DB1">
          <w:rPr>
            <w:webHidden/>
          </w:rPr>
        </w:r>
        <w:r w:rsidRPr="00CC6DB1">
          <w:rPr>
            <w:webHidden/>
          </w:rPr>
          <w:fldChar w:fldCharType="separate"/>
        </w:r>
        <w:r w:rsidR="00CC6DB1" w:rsidRPr="00CC6DB1">
          <w:rPr>
            <w:webHidden/>
          </w:rPr>
          <w:t>13</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43" w:history="1">
        <w:r w:rsidR="00CC6DB1" w:rsidRPr="00CC6DB1">
          <w:rPr>
            <w:rStyle w:val="Hyperlink"/>
            <w:rFonts w:asciiTheme="minorEastAsia" w:eastAsiaTheme="minorEastAsia" w:hAnsiTheme="minorEastAsia"/>
            <w:noProof/>
          </w:rPr>
          <w:t>4.9</w:t>
        </w:r>
        <w:r w:rsidR="00CC6DB1" w:rsidRPr="00CC6DB1">
          <w:rPr>
            <w:rStyle w:val="Hyperlink"/>
            <w:rFonts w:asciiTheme="minorEastAsia" w:eastAsiaTheme="minorEastAsia" w:hAnsiTheme="minorEastAsia" w:hint="eastAsia"/>
            <w:noProof/>
          </w:rPr>
          <w:t xml:space="preserve"> 子功能点九、设置页面</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_Toc305503643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14</w:t>
        </w:r>
        <w:r w:rsidRPr="00CC6DB1">
          <w:rPr>
            <w:rFonts w:asciiTheme="minorEastAsia" w:eastAsiaTheme="minorEastAsia" w:hAnsiTheme="minorEastAsia"/>
            <w:noProof/>
            <w:webHidden/>
          </w:rPr>
          <w:fldChar w:fldCharType="end"/>
        </w:r>
      </w:hyperlink>
    </w:p>
    <w:p w:rsidR="00CC6DB1" w:rsidRPr="00CC6DB1" w:rsidRDefault="00145D40">
      <w:pPr>
        <w:pStyle w:val="TOC3"/>
        <w:rPr>
          <w:rFonts w:cstheme="minorBidi"/>
          <w:szCs w:val="22"/>
        </w:rPr>
      </w:pPr>
      <w:hyperlink w:anchor="_Toc305503644" w:history="1">
        <w:r w:rsidR="00CC6DB1" w:rsidRPr="00CC6DB1">
          <w:rPr>
            <w:rStyle w:val="Hyperlink"/>
          </w:rPr>
          <w:t>4.9.1</w:t>
        </w:r>
        <w:r w:rsidR="00CC6DB1" w:rsidRPr="00CC6DB1">
          <w:rPr>
            <w:rStyle w:val="Hyperlink"/>
            <w:rFonts w:hint="eastAsia"/>
          </w:rPr>
          <w:t xml:space="preserve"> 功能类型和优先级</w:t>
        </w:r>
        <w:r w:rsidR="00CC6DB1" w:rsidRPr="00CC6DB1">
          <w:rPr>
            <w:webHidden/>
          </w:rPr>
          <w:tab/>
        </w:r>
        <w:r w:rsidRPr="00CC6DB1">
          <w:rPr>
            <w:webHidden/>
          </w:rPr>
          <w:fldChar w:fldCharType="begin"/>
        </w:r>
        <w:r w:rsidR="00CC6DB1" w:rsidRPr="00CC6DB1">
          <w:rPr>
            <w:webHidden/>
          </w:rPr>
          <w:instrText xml:space="preserve"> PAGEREF _Toc305503644 \h </w:instrText>
        </w:r>
        <w:r w:rsidRPr="00CC6DB1">
          <w:rPr>
            <w:webHidden/>
          </w:rPr>
        </w:r>
        <w:r w:rsidRPr="00CC6DB1">
          <w:rPr>
            <w:webHidden/>
          </w:rPr>
          <w:fldChar w:fldCharType="separate"/>
        </w:r>
        <w:r w:rsidR="00CC6DB1" w:rsidRPr="00CC6DB1">
          <w:rPr>
            <w:webHidden/>
          </w:rPr>
          <w:t>14</w:t>
        </w:r>
        <w:r w:rsidRPr="00CC6DB1">
          <w:rPr>
            <w:webHidden/>
          </w:rPr>
          <w:fldChar w:fldCharType="end"/>
        </w:r>
      </w:hyperlink>
    </w:p>
    <w:p w:rsidR="00CC6DB1" w:rsidRPr="00CC6DB1" w:rsidRDefault="00145D40">
      <w:pPr>
        <w:pStyle w:val="TOC3"/>
        <w:rPr>
          <w:rFonts w:cstheme="minorBidi"/>
          <w:szCs w:val="22"/>
        </w:rPr>
      </w:pPr>
      <w:hyperlink w:anchor="_Toc305503645" w:history="1">
        <w:r w:rsidR="00CC6DB1" w:rsidRPr="00CC6DB1">
          <w:rPr>
            <w:rStyle w:val="Hyperlink"/>
          </w:rPr>
          <w:t>4.9.2</w:t>
        </w:r>
        <w:r w:rsidR="00CC6DB1" w:rsidRPr="00CC6DB1">
          <w:rPr>
            <w:rStyle w:val="Hyperlink"/>
            <w:rFonts w:hint="eastAsia"/>
          </w:rPr>
          <w:t xml:space="preserve"> 页面布局</w:t>
        </w:r>
        <w:r w:rsidR="00CC6DB1" w:rsidRPr="00CC6DB1">
          <w:rPr>
            <w:webHidden/>
          </w:rPr>
          <w:tab/>
        </w:r>
        <w:r w:rsidRPr="00CC6DB1">
          <w:rPr>
            <w:webHidden/>
          </w:rPr>
          <w:fldChar w:fldCharType="begin"/>
        </w:r>
        <w:r w:rsidR="00CC6DB1" w:rsidRPr="00CC6DB1">
          <w:rPr>
            <w:webHidden/>
          </w:rPr>
          <w:instrText xml:space="preserve"> PAGEREF _Toc305503645 \h </w:instrText>
        </w:r>
        <w:r w:rsidRPr="00CC6DB1">
          <w:rPr>
            <w:webHidden/>
          </w:rPr>
        </w:r>
        <w:r w:rsidRPr="00CC6DB1">
          <w:rPr>
            <w:webHidden/>
          </w:rPr>
          <w:fldChar w:fldCharType="separate"/>
        </w:r>
        <w:r w:rsidR="00CC6DB1" w:rsidRPr="00CC6DB1">
          <w:rPr>
            <w:webHidden/>
          </w:rPr>
          <w:t>14</w:t>
        </w:r>
        <w:r w:rsidRPr="00CC6DB1">
          <w:rPr>
            <w:webHidden/>
          </w:rPr>
          <w:fldChar w:fldCharType="end"/>
        </w:r>
      </w:hyperlink>
    </w:p>
    <w:p w:rsidR="00CC6DB1" w:rsidRPr="00CC6DB1" w:rsidRDefault="00145D40">
      <w:pPr>
        <w:pStyle w:val="TOC3"/>
        <w:rPr>
          <w:rFonts w:cstheme="minorBidi"/>
          <w:szCs w:val="22"/>
        </w:rPr>
      </w:pPr>
      <w:hyperlink w:anchor="_Toc305503646" w:history="1">
        <w:r w:rsidR="00CC6DB1" w:rsidRPr="00CC6DB1">
          <w:rPr>
            <w:rStyle w:val="Hyperlink"/>
          </w:rPr>
          <w:t>4.9.3</w:t>
        </w:r>
        <w:r w:rsidR="00CC6DB1" w:rsidRPr="00CC6DB1">
          <w:rPr>
            <w:rStyle w:val="Hyperlink"/>
            <w:rFonts w:hint="eastAsia"/>
          </w:rPr>
          <w:t xml:space="preserve"> 页面功能描述</w:t>
        </w:r>
        <w:r w:rsidR="00CC6DB1" w:rsidRPr="00CC6DB1">
          <w:rPr>
            <w:webHidden/>
          </w:rPr>
          <w:tab/>
        </w:r>
        <w:r w:rsidRPr="00CC6DB1">
          <w:rPr>
            <w:webHidden/>
          </w:rPr>
          <w:fldChar w:fldCharType="begin"/>
        </w:r>
        <w:r w:rsidR="00CC6DB1" w:rsidRPr="00CC6DB1">
          <w:rPr>
            <w:webHidden/>
          </w:rPr>
          <w:instrText xml:space="preserve"> PAGEREF _Toc305503646 \h </w:instrText>
        </w:r>
        <w:r w:rsidRPr="00CC6DB1">
          <w:rPr>
            <w:webHidden/>
          </w:rPr>
        </w:r>
        <w:r w:rsidRPr="00CC6DB1">
          <w:rPr>
            <w:webHidden/>
          </w:rPr>
          <w:fldChar w:fldCharType="separate"/>
        </w:r>
        <w:r w:rsidR="00CC6DB1" w:rsidRPr="00CC6DB1">
          <w:rPr>
            <w:webHidden/>
          </w:rPr>
          <w:t>14</w:t>
        </w:r>
        <w:r w:rsidRPr="00CC6DB1">
          <w:rPr>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47" w:history="1">
        <w:r w:rsidR="00CC6DB1" w:rsidRPr="00CC6DB1">
          <w:rPr>
            <w:rStyle w:val="Hyperlink"/>
            <w:rFonts w:asciiTheme="minorEastAsia" w:eastAsiaTheme="minorEastAsia" w:hAnsiTheme="minorEastAsia"/>
            <w:noProof/>
          </w:rPr>
          <w:t>4.10</w:t>
        </w:r>
        <w:r w:rsidR="00CC6DB1" w:rsidRPr="00CC6DB1">
          <w:rPr>
            <w:rStyle w:val="Hyperlink"/>
            <w:rFonts w:asciiTheme="minorEastAsia" w:eastAsiaTheme="minorEastAsia" w:hAnsiTheme="minorEastAsia" w:hint="eastAsia"/>
            <w:noProof/>
          </w:rPr>
          <w:t xml:space="preserve"> 监控需求</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_Toc305503647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15</w:t>
        </w:r>
        <w:r w:rsidRPr="00CC6DB1">
          <w:rPr>
            <w:rFonts w:asciiTheme="minorEastAsia" w:eastAsiaTheme="minorEastAsia" w:hAnsiTheme="minorEastAsia"/>
            <w:noProof/>
            <w:webHidden/>
          </w:rPr>
          <w:fldChar w:fldCharType="end"/>
        </w:r>
      </w:hyperlink>
    </w:p>
    <w:p w:rsidR="00CC6DB1" w:rsidRPr="00CC6DB1" w:rsidRDefault="00145D40">
      <w:pPr>
        <w:pStyle w:val="TOC2"/>
        <w:tabs>
          <w:tab w:val="right" w:leader="dot" w:pos="8296"/>
        </w:tabs>
        <w:rPr>
          <w:rFonts w:asciiTheme="minorEastAsia" w:eastAsiaTheme="minorEastAsia" w:hAnsiTheme="minorEastAsia" w:cstheme="minorBidi"/>
          <w:noProof/>
          <w:szCs w:val="22"/>
        </w:rPr>
      </w:pPr>
      <w:hyperlink w:anchor="_Toc305503648" w:history="1">
        <w:r w:rsidR="00CC6DB1" w:rsidRPr="00CC6DB1">
          <w:rPr>
            <w:rStyle w:val="Hyperlink"/>
            <w:rFonts w:asciiTheme="minorEastAsia" w:eastAsiaTheme="minorEastAsia" w:hAnsiTheme="minorEastAsia"/>
            <w:noProof/>
          </w:rPr>
          <w:t>4.11</w:t>
        </w:r>
        <w:r w:rsidR="00CC6DB1" w:rsidRPr="00CC6DB1">
          <w:rPr>
            <w:rStyle w:val="Hyperlink"/>
            <w:rFonts w:asciiTheme="minorEastAsia" w:eastAsiaTheme="minorEastAsia" w:hAnsiTheme="minorEastAsia" w:hint="eastAsia"/>
            <w:noProof/>
          </w:rPr>
          <w:t xml:space="preserve"> 性能需求</w:t>
        </w:r>
        <w:r w:rsidR="00CC6DB1" w:rsidRPr="00CC6DB1">
          <w:rPr>
            <w:rStyle w:val="Hyperlink"/>
            <w:rFonts w:asciiTheme="minorEastAsia" w:eastAsiaTheme="minorEastAsia" w:hAnsiTheme="minorEastAsia"/>
            <w:noProof/>
          </w:rPr>
          <w:t>:</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_Toc305503648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19</w:t>
        </w:r>
        <w:r w:rsidRPr="00CC6DB1">
          <w:rPr>
            <w:rFonts w:asciiTheme="minorEastAsia" w:eastAsiaTheme="minorEastAsia" w:hAnsiTheme="minorEastAsia"/>
            <w:noProof/>
            <w:webHidden/>
          </w:rPr>
          <w:fldChar w:fldCharType="end"/>
        </w:r>
      </w:hyperlink>
    </w:p>
    <w:p w:rsidR="00CC6DB1" w:rsidRPr="00CC6DB1" w:rsidRDefault="00145D40">
      <w:pPr>
        <w:pStyle w:val="TOC2"/>
        <w:tabs>
          <w:tab w:val="right" w:leader="dot" w:pos="8296"/>
        </w:tabs>
        <w:rPr>
          <w:rFonts w:asciiTheme="majorEastAsia" w:eastAsiaTheme="majorEastAsia" w:hAnsiTheme="majorEastAsia" w:cstheme="minorBidi"/>
          <w:noProof/>
          <w:szCs w:val="22"/>
        </w:rPr>
      </w:pPr>
      <w:hyperlink w:anchor="_Toc305503649" w:history="1">
        <w:r w:rsidR="00CC6DB1" w:rsidRPr="00CC6DB1">
          <w:rPr>
            <w:rStyle w:val="Hyperlink"/>
            <w:rFonts w:asciiTheme="minorEastAsia" w:eastAsiaTheme="minorEastAsia" w:hAnsiTheme="minorEastAsia"/>
            <w:noProof/>
          </w:rPr>
          <w:t>4.12</w:t>
        </w:r>
        <w:r w:rsidR="00CC6DB1" w:rsidRPr="00CC6DB1">
          <w:rPr>
            <w:rStyle w:val="Hyperlink"/>
            <w:rFonts w:asciiTheme="minorEastAsia" w:eastAsiaTheme="minorEastAsia" w:hAnsiTheme="minorEastAsia" w:hint="eastAsia"/>
            <w:noProof/>
          </w:rPr>
          <w:t xml:space="preserve"> 附录</w:t>
        </w:r>
        <w:r w:rsidR="00CC6DB1" w:rsidRPr="00CC6DB1">
          <w:rPr>
            <w:rStyle w:val="Hyperlink"/>
            <w:rFonts w:asciiTheme="minorEastAsia" w:eastAsiaTheme="minorEastAsia" w:hAnsiTheme="minorEastAsia"/>
            <w:noProof/>
          </w:rPr>
          <w:t>:UFP</w:t>
        </w:r>
        <w:r w:rsidR="00CC6DB1" w:rsidRPr="00CC6DB1">
          <w:rPr>
            <w:rStyle w:val="Hyperlink"/>
            <w:rFonts w:asciiTheme="minorEastAsia" w:eastAsiaTheme="minorEastAsia" w:hAnsiTheme="minorEastAsia" w:hint="eastAsia"/>
            <w:noProof/>
          </w:rPr>
          <w:t>脑图</w:t>
        </w:r>
        <w:r w:rsidR="00CC6DB1" w:rsidRPr="00CC6DB1">
          <w:rPr>
            <w:rFonts w:asciiTheme="minorEastAsia" w:eastAsiaTheme="minorEastAsia" w:hAnsiTheme="minorEastAsia"/>
            <w:noProof/>
            <w:webHidden/>
          </w:rPr>
          <w:tab/>
        </w:r>
        <w:r w:rsidRPr="00CC6DB1">
          <w:rPr>
            <w:rFonts w:asciiTheme="minorEastAsia" w:eastAsiaTheme="minorEastAsia" w:hAnsiTheme="minorEastAsia"/>
            <w:noProof/>
            <w:webHidden/>
          </w:rPr>
          <w:fldChar w:fldCharType="begin"/>
        </w:r>
        <w:r w:rsidR="00CC6DB1" w:rsidRPr="00CC6DB1">
          <w:rPr>
            <w:rFonts w:asciiTheme="minorEastAsia" w:eastAsiaTheme="minorEastAsia" w:hAnsiTheme="minorEastAsia"/>
            <w:noProof/>
            <w:webHidden/>
          </w:rPr>
          <w:instrText xml:space="preserve"> PAGEREF _Toc305503649 \h </w:instrText>
        </w:r>
        <w:r w:rsidRPr="00CC6DB1">
          <w:rPr>
            <w:rFonts w:asciiTheme="minorEastAsia" w:eastAsiaTheme="minorEastAsia" w:hAnsiTheme="minorEastAsia"/>
            <w:noProof/>
            <w:webHidden/>
          </w:rPr>
        </w:r>
        <w:r w:rsidRPr="00CC6DB1">
          <w:rPr>
            <w:rFonts w:asciiTheme="minorEastAsia" w:eastAsiaTheme="minorEastAsia" w:hAnsiTheme="minorEastAsia"/>
            <w:noProof/>
            <w:webHidden/>
          </w:rPr>
          <w:fldChar w:fldCharType="separate"/>
        </w:r>
        <w:r w:rsidR="00CC6DB1" w:rsidRPr="00CC6DB1">
          <w:rPr>
            <w:rFonts w:asciiTheme="minorEastAsia" w:eastAsiaTheme="minorEastAsia" w:hAnsiTheme="minorEastAsia"/>
            <w:noProof/>
            <w:webHidden/>
          </w:rPr>
          <w:t>19</w:t>
        </w:r>
        <w:r w:rsidRPr="00CC6DB1">
          <w:rPr>
            <w:rFonts w:asciiTheme="minorEastAsia" w:eastAsiaTheme="minorEastAsia" w:hAnsiTheme="minorEastAsia"/>
            <w:noProof/>
            <w:webHidden/>
          </w:rPr>
          <w:fldChar w:fldCharType="end"/>
        </w:r>
      </w:hyperlink>
    </w:p>
    <w:p w:rsidR="009A3BE8" w:rsidRPr="00FE3797" w:rsidRDefault="00145D40" w:rsidP="00EF2720">
      <w:pPr>
        <w:rPr>
          <w:rFonts w:asciiTheme="minorEastAsia" w:hAnsiTheme="minorEastAsia"/>
          <w:color w:val="000000"/>
        </w:rPr>
      </w:pPr>
      <w:r w:rsidRPr="00FE3797">
        <w:rPr>
          <w:rFonts w:asciiTheme="minorEastAsia" w:hAnsiTheme="minorEastAsia"/>
          <w:color w:val="000000"/>
        </w:rPr>
        <w:lastRenderedPageBreak/>
        <w:fldChar w:fldCharType="end"/>
      </w:r>
    </w:p>
    <w:p w:rsidR="00EF2720" w:rsidRDefault="00EF2720" w:rsidP="00EF2720">
      <w:pPr>
        <w:pStyle w:val="Heading1"/>
        <w:keepLines/>
        <w:tabs>
          <w:tab w:val="num" w:pos="432"/>
        </w:tabs>
        <w:spacing w:before="0" w:line="240" w:lineRule="auto"/>
        <w:ind w:left="432" w:hanging="432"/>
        <w:rPr>
          <w:rFonts w:ascii="微软雅黑" w:eastAsia="微软雅黑" w:hAnsi="微软雅黑"/>
          <w:color w:val="000000"/>
          <w:sz w:val="44"/>
        </w:rPr>
      </w:pPr>
      <w:bookmarkStart w:id="2" w:name="_Toc277774665"/>
      <w:bookmarkStart w:id="3" w:name="_Toc305503609"/>
      <w:r w:rsidRPr="00B279A1">
        <w:rPr>
          <w:rFonts w:ascii="微软雅黑" w:eastAsia="微软雅黑" w:hAnsi="微软雅黑"/>
          <w:color w:val="000000"/>
          <w:sz w:val="44"/>
        </w:rPr>
        <w:t>项目背景</w:t>
      </w:r>
      <w:bookmarkEnd w:id="2"/>
      <w:bookmarkEnd w:id="3"/>
    </w:p>
    <w:p w:rsidR="00AD7D2A" w:rsidRPr="00AD7D2A" w:rsidRDefault="00AD7D2A" w:rsidP="00AD7D2A">
      <w:pPr>
        <w:pStyle w:val="BodyText"/>
        <w:ind w:firstLine="420"/>
      </w:pPr>
      <w:r>
        <w:rPr>
          <w:rFonts w:hint="eastAsia"/>
        </w:rPr>
        <w:t>大客户的需求比小用户往往要多，并且大客户往往都需求一个独立的空间，需要有更强大的管理系统来支持。</w:t>
      </w:r>
    </w:p>
    <w:p w:rsidR="00311258" w:rsidRDefault="00311258" w:rsidP="00EF2720">
      <w:pPr>
        <w:pStyle w:val="Heading1"/>
        <w:keepLines/>
        <w:tabs>
          <w:tab w:val="num" w:pos="432"/>
        </w:tabs>
        <w:spacing w:before="0" w:line="240" w:lineRule="auto"/>
        <w:ind w:left="432" w:hanging="432"/>
        <w:rPr>
          <w:rFonts w:ascii="微软雅黑" w:eastAsia="微软雅黑" w:hAnsi="微软雅黑"/>
          <w:color w:val="000000"/>
          <w:sz w:val="44"/>
        </w:rPr>
      </w:pPr>
      <w:bookmarkStart w:id="4" w:name="_Toc305503610"/>
      <w:r w:rsidRPr="00EF2720">
        <w:rPr>
          <w:rFonts w:ascii="微软雅黑" w:eastAsia="微软雅黑" w:hAnsi="微软雅黑" w:hint="eastAsia"/>
          <w:color w:val="000000"/>
          <w:sz w:val="44"/>
        </w:rPr>
        <w:t>名词解释</w:t>
      </w:r>
      <w:bookmarkEnd w:id="4"/>
    </w:p>
    <w:p w:rsidR="00C021B4" w:rsidRDefault="00C021B4" w:rsidP="00397022">
      <w:pPr>
        <w:pStyle w:val="BodyText"/>
        <w:ind w:firstLineChars="0"/>
      </w:pPr>
    </w:p>
    <w:p w:rsidR="00286AC8" w:rsidRPr="004C06BC" w:rsidRDefault="00286AC8" w:rsidP="001E1E5A">
      <w:pPr>
        <w:pStyle w:val="BodyText"/>
        <w:ind w:left="420" w:firstLineChars="0" w:firstLine="0"/>
      </w:pPr>
    </w:p>
    <w:p w:rsidR="004C06BC" w:rsidRPr="004C06BC" w:rsidRDefault="004C06BC" w:rsidP="004C06BC">
      <w:pPr>
        <w:pStyle w:val="BodyText"/>
        <w:ind w:firstLine="420"/>
      </w:pPr>
    </w:p>
    <w:p w:rsidR="00311258" w:rsidRDefault="00311258" w:rsidP="00EF2720">
      <w:pPr>
        <w:pStyle w:val="Heading1"/>
        <w:keepLines/>
        <w:tabs>
          <w:tab w:val="num" w:pos="432"/>
        </w:tabs>
        <w:spacing w:before="0" w:line="240" w:lineRule="auto"/>
        <w:ind w:left="432" w:hanging="432"/>
        <w:rPr>
          <w:rFonts w:ascii="微软雅黑" w:eastAsia="微软雅黑" w:hAnsi="微软雅黑"/>
          <w:color w:val="000000"/>
          <w:sz w:val="44"/>
        </w:rPr>
      </w:pPr>
      <w:bookmarkStart w:id="5" w:name="_Toc305503611"/>
      <w:r w:rsidRPr="00EF2720">
        <w:rPr>
          <w:rFonts w:ascii="微软雅黑" w:eastAsia="微软雅黑" w:hAnsi="微软雅黑" w:hint="eastAsia"/>
          <w:color w:val="000000"/>
          <w:sz w:val="44"/>
        </w:rPr>
        <w:t>流程图</w:t>
      </w:r>
      <w:r w:rsidR="006F3397">
        <w:rPr>
          <w:rFonts w:ascii="微软雅黑" w:eastAsia="微软雅黑" w:hAnsi="微软雅黑" w:hint="eastAsia"/>
          <w:color w:val="000000"/>
          <w:sz w:val="44"/>
        </w:rPr>
        <w:t>及页面跳转逻辑</w:t>
      </w:r>
      <w:bookmarkEnd w:id="5"/>
      <w:r w:rsidRPr="00EF2720">
        <w:rPr>
          <w:rFonts w:ascii="微软雅黑" w:eastAsia="微软雅黑" w:hAnsi="微软雅黑" w:hint="eastAsia"/>
          <w:color w:val="000000"/>
          <w:sz w:val="44"/>
        </w:rPr>
        <w:t xml:space="preserve"> </w:t>
      </w:r>
    </w:p>
    <w:p w:rsidR="00DA1A0C" w:rsidRDefault="00D16063" w:rsidP="006F3397">
      <w:pPr>
        <w:pStyle w:val="BodyText"/>
        <w:spacing w:line="240" w:lineRule="auto"/>
        <w:ind w:firstLine="420"/>
      </w:pPr>
      <w:r>
        <w:object w:dxaOrig="4115" w:dyaOrig="4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15pt;height:258.1pt" o:ole="">
            <v:imagedata r:id="rId8" o:title=""/>
          </v:shape>
          <o:OLEObject Type="Embed" ProgID="Visio.Drawing.11" ShapeID="_x0000_i1025" DrawAspect="Content" ObjectID="_1383030702" r:id="rId9"/>
        </w:object>
      </w:r>
    </w:p>
    <w:p w:rsidR="00D85259" w:rsidRDefault="00BB4A27" w:rsidP="006F3397">
      <w:pPr>
        <w:pStyle w:val="BodyText"/>
        <w:spacing w:line="240" w:lineRule="auto"/>
        <w:ind w:firstLine="420"/>
      </w:pPr>
      <w:r>
        <w:rPr>
          <w:rFonts w:hint="eastAsia"/>
        </w:rPr>
        <w:t>进入广告位管理界面后的相关操作以及可进入页面详见下文各页面说明</w:t>
      </w:r>
      <w:r>
        <w:rPr>
          <w:rFonts w:hint="eastAsia"/>
        </w:rPr>
        <w:t>.</w:t>
      </w:r>
    </w:p>
    <w:p w:rsidR="00D85259" w:rsidRDefault="00D85259" w:rsidP="00966893">
      <w:pPr>
        <w:pStyle w:val="BodyText"/>
        <w:spacing w:line="240" w:lineRule="auto"/>
        <w:ind w:firstLineChars="0" w:firstLine="0"/>
      </w:pPr>
    </w:p>
    <w:p w:rsidR="00311258" w:rsidRDefault="00311258" w:rsidP="00EF2720">
      <w:pPr>
        <w:pStyle w:val="Heading1"/>
        <w:keepLines/>
        <w:tabs>
          <w:tab w:val="num" w:pos="432"/>
        </w:tabs>
        <w:spacing w:before="0" w:line="240" w:lineRule="auto"/>
        <w:ind w:left="432" w:hanging="432"/>
        <w:rPr>
          <w:rFonts w:ascii="微软雅黑" w:eastAsia="微软雅黑" w:hAnsi="微软雅黑"/>
          <w:color w:val="000000"/>
          <w:sz w:val="44"/>
        </w:rPr>
      </w:pPr>
      <w:bookmarkStart w:id="6" w:name="_Toc305503612"/>
      <w:r w:rsidRPr="00EF2720">
        <w:rPr>
          <w:rFonts w:ascii="微软雅黑" w:eastAsia="微软雅黑" w:hAnsi="微软雅黑" w:hint="eastAsia"/>
          <w:color w:val="000000"/>
          <w:sz w:val="44"/>
        </w:rPr>
        <w:t>功能详述</w:t>
      </w:r>
      <w:bookmarkEnd w:id="6"/>
    </w:p>
    <w:p w:rsidR="00D766FE" w:rsidRDefault="00D766FE" w:rsidP="00913796">
      <w:pPr>
        <w:pStyle w:val="Heading2"/>
        <w:ind w:leftChars="1" w:left="143" w:hangingChars="44" w:hanging="141"/>
        <w:jc w:val="left"/>
        <w:rPr>
          <w:color w:val="1F497D" w:themeColor="text2"/>
        </w:rPr>
      </w:pPr>
      <w:bookmarkStart w:id="7" w:name="_Toc305503613"/>
      <w:r>
        <w:rPr>
          <w:rFonts w:hint="eastAsia"/>
          <w:color w:val="1F497D" w:themeColor="text2"/>
        </w:rPr>
        <w:t>子功能点</w:t>
      </w:r>
      <w:r w:rsidR="003D0FF4">
        <w:rPr>
          <w:rFonts w:hint="eastAsia"/>
          <w:color w:val="1F497D" w:themeColor="text2"/>
        </w:rPr>
        <w:t>一</w:t>
      </w:r>
      <w:r w:rsidRPr="001833B7">
        <w:rPr>
          <w:rFonts w:hint="eastAsia"/>
          <w:color w:val="1F497D" w:themeColor="text2"/>
        </w:rPr>
        <w:t>、</w:t>
      </w:r>
      <w:r>
        <w:rPr>
          <w:rFonts w:hint="eastAsia"/>
          <w:color w:val="1F497D" w:themeColor="text2"/>
        </w:rPr>
        <w:t>广告位管理页面</w:t>
      </w:r>
      <w:bookmarkEnd w:id="7"/>
    </w:p>
    <w:p w:rsidR="00D766FE" w:rsidRDefault="00D766FE" w:rsidP="00D766FE">
      <w:pPr>
        <w:pStyle w:val="Heading3"/>
      </w:pPr>
      <w:bookmarkStart w:id="8" w:name="_Toc305503614"/>
      <w:r>
        <w:rPr>
          <w:rFonts w:hint="eastAsia"/>
        </w:rPr>
        <w:lastRenderedPageBreak/>
        <w:t>功能类型和优先级</w:t>
      </w:r>
      <w:bookmarkEnd w:id="8"/>
    </w:p>
    <w:p w:rsidR="00D766FE" w:rsidRPr="00E6351D" w:rsidRDefault="00D766FE" w:rsidP="00D766FE">
      <w:pPr>
        <w:pStyle w:val="BodyText"/>
        <w:ind w:firstLine="420"/>
      </w:pPr>
      <w:r>
        <w:rPr>
          <w:rFonts w:hint="eastAsia"/>
        </w:rPr>
        <w:t>新功能点，优先级高。</w:t>
      </w:r>
    </w:p>
    <w:p w:rsidR="00D766FE" w:rsidRDefault="00D766FE" w:rsidP="00D766FE">
      <w:pPr>
        <w:pStyle w:val="Heading3"/>
      </w:pPr>
      <w:bookmarkStart w:id="9" w:name="_Toc305503615"/>
      <w:r w:rsidRPr="00311258">
        <w:rPr>
          <w:rFonts w:hint="eastAsia"/>
        </w:rPr>
        <w:t>页面布局</w:t>
      </w:r>
      <w:bookmarkEnd w:id="9"/>
    </w:p>
    <w:p w:rsidR="00D766FE" w:rsidRPr="00A10052" w:rsidRDefault="00145D40" w:rsidP="00D766FE">
      <w:pPr>
        <w:pStyle w:val="BodyText"/>
        <w:spacing w:line="240" w:lineRule="auto"/>
        <w:ind w:firstLineChars="0" w:firstLine="0"/>
      </w:pPr>
      <w:r>
        <w:rPr>
          <w:noProof/>
        </w:rPr>
        <w:pict>
          <v:rect id="_x0000_s2070" style="position:absolute;left:0;text-align:left;margin-left:28.8pt;margin-top:105.4pt;width:364.05pt;height:162.8pt;z-index:251659264" filled="f" strokecolor="red"/>
        </w:pict>
      </w:r>
      <w:r>
        <w:rPr>
          <w:noProof/>
        </w:rPr>
        <w:pict>
          <v:rect id="_x0000_s2072" style="position:absolute;left:0;text-align:left;margin-left:392.85pt;margin-top:95.5pt;width:48.9pt;height:21.55pt;z-index:251661312">
            <v:textbox>
              <w:txbxContent>
                <w:p w:rsidR="00275873" w:rsidRDefault="00275873" w:rsidP="00913796">
                  <w:r w:rsidRPr="00913796">
                    <w:rPr>
                      <w:rFonts w:hint="eastAsia"/>
                      <w:sz w:val="18"/>
                      <w:szCs w:val="18"/>
                    </w:rPr>
                    <w:t>区域</w:t>
                  </w:r>
                  <w:r>
                    <w:rPr>
                      <w:rFonts w:hint="eastAsia"/>
                    </w:rPr>
                    <w:t>二</w:t>
                  </w:r>
                </w:p>
              </w:txbxContent>
            </v:textbox>
          </v:rect>
        </w:pict>
      </w:r>
      <w:r w:rsidR="000260EB">
        <w:rPr>
          <w:noProof/>
        </w:rPr>
        <w:drawing>
          <wp:inline distT="0" distB="0" distL="0" distR="0">
            <wp:extent cx="5274310" cy="4059939"/>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5274310" cy="4059939"/>
                    </a:xfrm>
                    <a:prstGeom prst="rect">
                      <a:avLst/>
                    </a:prstGeom>
                    <a:noFill/>
                    <a:ln w="9525">
                      <a:noFill/>
                      <a:miter lim="800000"/>
                      <a:headEnd/>
                      <a:tailEnd/>
                    </a:ln>
                  </pic:spPr>
                </pic:pic>
              </a:graphicData>
            </a:graphic>
          </wp:inline>
        </w:drawing>
      </w:r>
      <w:r w:rsidR="006E1E27">
        <w:rPr>
          <w:rStyle w:val="CommentReference"/>
          <w:rFonts w:asciiTheme="minorHAnsi" w:eastAsiaTheme="minorEastAsia" w:hAnsiTheme="minorHAnsi" w:cstheme="minorBidi"/>
        </w:rPr>
        <w:commentReference w:id="10"/>
      </w:r>
    </w:p>
    <w:p w:rsidR="00D766FE" w:rsidRDefault="00D766FE" w:rsidP="00D766FE">
      <w:pPr>
        <w:pStyle w:val="Heading3"/>
      </w:pPr>
      <w:bookmarkStart w:id="11" w:name="_Toc305503616"/>
      <w:r w:rsidRPr="00311258">
        <w:rPr>
          <w:rFonts w:hint="eastAsia"/>
        </w:rPr>
        <w:t>页面功能描述</w:t>
      </w:r>
      <w:bookmarkEnd w:id="11"/>
    </w:p>
    <w:p w:rsidR="00CA440E" w:rsidRPr="00CA440E" w:rsidRDefault="00CA440E" w:rsidP="00CA440E">
      <w:pPr>
        <w:pStyle w:val="BodyText"/>
        <w:ind w:firstLine="420"/>
      </w:pPr>
      <w:r>
        <w:rPr>
          <w:rFonts w:hint="eastAsia"/>
        </w:rPr>
        <w:t>入口</w:t>
      </w:r>
      <w:r>
        <w:rPr>
          <w:rFonts w:hint="eastAsia"/>
        </w:rPr>
        <w:t>:</w:t>
      </w:r>
      <w:r>
        <w:rPr>
          <w:rFonts w:hint="eastAsia"/>
        </w:rPr>
        <w:t>点击广告位按钮</w:t>
      </w:r>
      <w:r>
        <w:rPr>
          <w:rFonts w:hint="eastAsia"/>
        </w:rPr>
        <w:t>,</w:t>
      </w:r>
      <w:r>
        <w:rPr>
          <w:rFonts w:hint="eastAsia"/>
        </w:rPr>
        <w:t>为老用户登录后的默认页面</w:t>
      </w:r>
      <w:r>
        <w:rPr>
          <w:rFonts w:hint="eastAsia"/>
        </w:rPr>
        <w:t>.</w:t>
      </w:r>
    </w:p>
    <w:p w:rsidR="008A2608" w:rsidRDefault="008A2608" w:rsidP="00C34657">
      <w:pPr>
        <w:pStyle w:val="BodyText"/>
        <w:numPr>
          <w:ilvl w:val="0"/>
          <w:numId w:val="10"/>
        </w:numPr>
        <w:ind w:firstLineChars="0"/>
        <w:rPr>
          <w:ins w:id="12" w:author="erickfang" w:date="2011-10-13T22:05:00Z"/>
        </w:rPr>
      </w:pPr>
      <w:ins w:id="13" w:author="erickfang" w:date="2011-10-13T22:05:00Z">
        <w:r>
          <w:t>L</w:t>
        </w:r>
        <w:r>
          <w:rPr>
            <w:rFonts w:hint="eastAsia"/>
          </w:rPr>
          <w:t>ogo</w:t>
        </w:r>
        <w:r>
          <w:rPr>
            <w:rFonts w:hint="eastAsia"/>
          </w:rPr>
          <w:t>上传</w:t>
        </w:r>
        <w:r>
          <w:rPr>
            <w:rFonts w:hint="eastAsia"/>
          </w:rPr>
          <w:t xml:space="preserve">: </w:t>
        </w:r>
        <w:r>
          <w:rPr>
            <w:rFonts w:hint="eastAsia"/>
          </w:rPr>
          <w:t>注册后流程同应用</w:t>
        </w:r>
      </w:ins>
      <w:ins w:id="14" w:author="erickfang" w:date="2011-10-13T22:06:00Z">
        <w:r>
          <w:rPr>
            <w:rFonts w:hint="eastAsia"/>
          </w:rPr>
          <w:t>联盟</w:t>
        </w:r>
        <w:r>
          <w:rPr>
            <w:rFonts w:hint="eastAsia"/>
          </w:rPr>
          <w:t>,</w:t>
        </w:r>
        <w:r>
          <w:rPr>
            <w:rFonts w:hint="eastAsia"/>
          </w:rPr>
          <w:t>需要审批</w:t>
        </w:r>
        <w:r>
          <w:rPr>
            <w:rFonts w:hint="eastAsia"/>
          </w:rPr>
          <w:t>.</w:t>
        </w:r>
      </w:ins>
      <w:ins w:id="15" w:author="erickfang" w:date="2011-10-13T22:09:00Z">
        <w:r>
          <w:rPr>
            <w:rFonts w:hint="eastAsia"/>
          </w:rPr>
          <w:t>可在该账户中上传该公司相应的</w:t>
        </w:r>
        <w:r>
          <w:rPr>
            <w:rFonts w:hint="eastAsia"/>
          </w:rPr>
          <w:t>logo,</w:t>
        </w:r>
        <w:r>
          <w:rPr>
            <w:rFonts w:hint="eastAsia"/>
          </w:rPr>
          <w:t>显示在左侧部分</w:t>
        </w:r>
        <w:r>
          <w:rPr>
            <w:rFonts w:hint="eastAsia"/>
          </w:rPr>
          <w:t>.</w:t>
        </w:r>
      </w:ins>
    </w:p>
    <w:p w:rsidR="00676A59" w:rsidRDefault="00676A59" w:rsidP="00C34657">
      <w:pPr>
        <w:pStyle w:val="BodyText"/>
        <w:numPr>
          <w:ilvl w:val="0"/>
          <w:numId w:val="10"/>
        </w:numPr>
        <w:ind w:firstLineChars="0"/>
      </w:pPr>
      <w:r>
        <w:rPr>
          <w:rFonts w:hint="eastAsia"/>
        </w:rPr>
        <w:t>今日目前效果数据展示区域</w:t>
      </w:r>
      <w:r>
        <w:rPr>
          <w:rFonts w:hint="eastAsia"/>
        </w:rPr>
        <w:t>:</w:t>
      </w:r>
    </w:p>
    <w:p w:rsidR="00676A59" w:rsidRDefault="00676A59" w:rsidP="00676A59">
      <w:pPr>
        <w:pStyle w:val="BodyText"/>
        <w:numPr>
          <w:ilvl w:val="0"/>
          <w:numId w:val="29"/>
        </w:numPr>
        <w:ind w:firstLineChars="0"/>
      </w:pPr>
      <w:r>
        <w:rPr>
          <w:rFonts w:hint="eastAsia"/>
        </w:rPr>
        <w:t>展示的数据为</w:t>
      </w:r>
      <w:r>
        <w:rPr>
          <w:rFonts w:hint="eastAsia"/>
        </w:rPr>
        <w:t>:</w:t>
      </w:r>
      <w:r>
        <w:rPr>
          <w:rFonts w:hint="eastAsia"/>
        </w:rPr>
        <w:t>平均点击价格</w:t>
      </w:r>
      <w:r>
        <w:rPr>
          <w:rFonts w:hint="eastAsia"/>
        </w:rPr>
        <w:t>,</w:t>
      </w:r>
      <w:r>
        <w:rPr>
          <w:rFonts w:hint="eastAsia"/>
        </w:rPr>
        <w:t>广告展示次数</w:t>
      </w:r>
      <w:r>
        <w:rPr>
          <w:rFonts w:hint="eastAsia"/>
        </w:rPr>
        <w:t>,</w:t>
      </w:r>
      <w:r>
        <w:rPr>
          <w:rFonts w:hint="eastAsia"/>
        </w:rPr>
        <w:t>点击量</w:t>
      </w:r>
      <w:r>
        <w:rPr>
          <w:rFonts w:hint="eastAsia"/>
        </w:rPr>
        <w:t>,</w:t>
      </w:r>
      <w:r>
        <w:rPr>
          <w:rFonts w:hint="eastAsia"/>
        </w:rPr>
        <w:t>点击率</w:t>
      </w:r>
      <w:r>
        <w:rPr>
          <w:rFonts w:hint="eastAsia"/>
        </w:rPr>
        <w:t>,</w:t>
      </w:r>
      <w:r>
        <w:rPr>
          <w:rFonts w:hint="eastAsia"/>
        </w:rPr>
        <w:t>收益</w:t>
      </w:r>
      <w:r>
        <w:rPr>
          <w:rFonts w:hint="eastAsia"/>
        </w:rPr>
        <w:t>.</w:t>
      </w:r>
    </w:p>
    <w:p w:rsidR="00676A59" w:rsidRDefault="00676A59" w:rsidP="00676A59">
      <w:pPr>
        <w:pStyle w:val="BodyText"/>
        <w:numPr>
          <w:ilvl w:val="0"/>
          <w:numId w:val="29"/>
        </w:numPr>
        <w:ind w:firstLineChars="0"/>
      </w:pPr>
      <w:r>
        <w:rPr>
          <w:rFonts w:hint="eastAsia"/>
        </w:rPr>
        <w:t>该区域数据最小更新时间间隔为</w:t>
      </w:r>
      <w:r>
        <w:rPr>
          <w:rFonts w:hint="eastAsia"/>
        </w:rPr>
        <w:t>N1</w:t>
      </w:r>
      <w:r>
        <w:rPr>
          <w:rFonts w:hint="eastAsia"/>
        </w:rPr>
        <w:t>分钟</w:t>
      </w:r>
      <w:r>
        <w:rPr>
          <w:rFonts w:hint="eastAsia"/>
        </w:rPr>
        <w:t>(N1</w:t>
      </w:r>
      <w:r>
        <w:rPr>
          <w:rFonts w:hint="eastAsia"/>
        </w:rPr>
        <w:t>可配</w:t>
      </w:r>
      <w:r>
        <w:rPr>
          <w:rFonts w:hint="eastAsia"/>
        </w:rPr>
        <w:t>,</w:t>
      </w:r>
      <w:r>
        <w:rPr>
          <w:rFonts w:hint="eastAsia"/>
        </w:rPr>
        <w:t>默认为</w:t>
      </w:r>
      <w:r>
        <w:rPr>
          <w:rFonts w:hint="eastAsia"/>
        </w:rPr>
        <w:t>5).</w:t>
      </w:r>
    </w:p>
    <w:p w:rsidR="00913796" w:rsidRDefault="00913796" w:rsidP="00C34657">
      <w:pPr>
        <w:pStyle w:val="BodyText"/>
        <w:numPr>
          <w:ilvl w:val="0"/>
          <w:numId w:val="10"/>
        </w:numPr>
        <w:ind w:firstLineChars="0"/>
      </w:pPr>
      <w:commentRangeStart w:id="16"/>
      <w:r>
        <w:rPr>
          <w:rFonts w:hint="eastAsia"/>
        </w:rPr>
        <w:t>区域一：为已创建的应用。当创建的应用数</w:t>
      </w:r>
      <w:r>
        <w:t>&lt;=1</w:t>
      </w:r>
      <w:r>
        <w:rPr>
          <w:rFonts w:hint="eastAsia"/>
        </w:rPr>
        <w:t>时</w:t>
      </w:r>
      <w:r>
        <w:rPr>
          <w:rFonts w:hint="eastAsia"/>
        </w:rPr>
        <w:t>,</w:t>
      </w:r>
      <w:r>
        <w:rPr>
          <w:rFonts w:hint="eastAsia"/>
        </w:rPr>
        <w:t>区域一</w:t>
      </w:r>
      <w:r w:rsidR="00FC5AFE">
        <w:rPr>
          <w:rFonts w:hint="eastAsia"/>
        </w:rPr>
        <w:t>不</w:t>
      </w:r>
      <w:r>
        <w:rPr>
          <w:rFonts w:hint="eastAsia"/>
        </w:rPr>
        <w:t>显示</w:t>
      </w:r>
      <w:r w:rsidR="00C71B7F">
        <w:rPr>
          <w:rFonts w:hint="eastAsia"/>
        </w:rPr>
        <w:t>,</w:t>
      </w:r>
      <w:r w:rsidR="00FC5AFE">
        <w:rPr>
          <w:rFonts w:hint="eastAsia"/>
        </w:rPr>
        <w:t>此时</w:t>
      </w:r>
      <w:r w:rsidR="00C76890">
        <w:rPr>
          <w:rFonts w:hint="eastAsia"/>
        </w:rPr>
        <w:t>,</w:t>
      </w:r>
      <w:r w:rsidR="00C76890">
        <w:rPr>
          <w:rFonts w:hint="eastAsia"/>
        </w:rPr>
        <w:t>区域一消失</w:t>
      </w:r>
      <w:r w:rsidR="00C76890">
        <w:rPr>
          <w:rFonts w:hint="eastAsia"/>
        </w:rPr>
        <w:t>,</w:t>
      </w:r>
      <w:r w:rsidR="00C76890">
        <w:rPr>
          <w:rFonts w:hint="eastAsia"/>
        </w:rPr>
        <w:t>右侧区域补充</w:t>
      </w:r>
      <w:r w:rsidR="00C76890">
        <w:rPr>
          <w:rFonts w:hint="eastAsia"/>
        </w:rPr>
        <w:t>.</w:t>
      </w:r>
      <w:commentRangeEnd w:id="16"/>
      <w:r w:rsidR="00676A59">
        <w:rPr>
          <w:rStyle w:val="CommentReference"/>
          <w:rFonts w:asciiTheme="minorHAnsi" w:eastAsiaTheme="minorEastAsia" w:hAnsiTheme="minorHAnsi" w:cstheme="minorBidi"/>
        </w:rPr>
        <w:commentReference w:id="16"/>
      </w:r>
    </w:p>
    <w:p w:rsidR="00913796" w:rsidRDefault="00913796" w:rsidP="00C34657">
      <w:pPr>
        <w:pStyle w:val="BodyText"/>
        <w:numPr>
          <w:ilvl w:val="0"/>
          <w:numId w:val="10"/>
        </w:numPr>
        <w:ind w:firstLineChars="0"/>
      </w:pPr>
      <w:r>
        <w:rPr>
          <w:rFonts w:hint="eastAsia"/>
        </w:rPr>
        <w:t>区域二：广告位展示区域。</w:t>
      </w:r>
    </w:p>
    <w:p w:rsidR="00913796" w:rsidRDefault="00913796" w:rsidP="00C34657">
      <w:pPr>
        <w:pStyle w:val="BodyText"/>
        <w:numPr>
          <w:ilvl w:val="0"/>
          <w:numId w:val="11"/>
        </w:numPr>
        <w:ind w:firstLineChars="0"/>
      </w:pPr>
      <w:r>
        <w:rPr>
          <w:rFonts w:hint="eastAsia"/>
        </w:rPr>
        <w:t>广告位显示的内容以及从左至右的顺序为，广告位名称，</w:t>
      </w:r>
      <w:r w:rsidR="00676A59">
        <w:rPr>
          <w:rFonts w:hint="eastAsia"/>
        </w:rPr>
        <w:t>状态</w:t>
      </w:r>
      <w:r w:rsidR="00676A59">
        <w:rPr>
          <w:rFonts w:hint="eastAsia"/>
        </w:rPr>
        <w:t>,</w:t>
      </w:r>
      <w:r>
        <w:rPr>
          <w:rFonts w:hint="eastAsia"/>
        </w:rPr>
        <w:t>所属应用，</w:t>
      </w:r>
      <w:commentRangeStart w:id="17"/>
      <w:r w:rsidR="0082758A">
        <w:rPr>
          <w:rFonts w:hint="eastAsia"/>
        </w:rPr>
        <w:t>入口</w:t>
      </w:r>
      <w:r>
        <w:rPr>
          <w:rFonts w:hint="eastAsia"/>
        </w:rPr>
        <w:t>类型，</w:t>
      </w:r>
      <w:r w:rsidR="00676A59">
        <w:rPr>
          <w:rFonts w:hint="eastAsia"/>
        </w:rPr>
        <w:t>内容</w:t>
      </w:r>
      <w:r>
        <w:rPr>
          <w:rFonts w:hint="eastAsia"/>
        </w:rPr>
        <w:t>尺寸</w:t>
      </w:r>
      <w:commentRangeEnd w:id="17"/>
      <w:r w:rsidR="0082758A">
        <w:rPr>
          <w:rStyle w:val="CommentReference"/>
          <w:rFonts w:asciiTheme="minorHAnsi" w:eastAsiaTheme="minorEastAsia" w:hAnsiTheme="minorHAnsi" w:cstheme="minorBidi"/>
        </w:rPr>
        <w:commentReference w:id="17"/>
      </w:r>
      <w:r>
        <w:rPr>
          <w:rFonts w:hint="eastAsia"/>
        </w:rPr>
        <w:t>，</w:t>
      </w:r>
      <w:commentRangeStart w:id="18"/>
      <w:r>
        <w:rPr>
          <w:rFonts w:hint="eastAsia"/>
        </w:rPr>
        <w:t>接入</w:t>
      </w:r>
      <w:r w:rsidR="004F2DDF">
        <w:rPr>
          <w:rFonts w:hint="eastAsia"/>
        </w:rPr>
        <w:t>广告网络</w:t>
      </w:r>
      <w:commentRangeEnd w:id="18"/>
      <w:r w:rsidR="0082758A">
        <w:rPr>
          <w:rStyle w:val="CommentReference"/>
          <w:rFonts w:asciiTheme="minorHAnsi" w:eastAsiaTheme="minorEastAsia" w:hAnsiTheme="minorHAnsi" w:cstheme="minorBidi"/>
        </w:rPr>
        <w:commentReference w:id="18"/>
      </w:r>
      <w:r>
        <w:rPr>
          <w:rFonts w:hint="eastAsia"/>
        </w:rPr>
        <w:t>，</w:t>
      </w:r>
      <w:r w:rsidR="00676A59">
        <w:rPr>
          <w:rFonts w:hint="eastAsia"/>
        </w:rPr>
        <w:t>今日当前收益</w:t>
      </w:r>
      <w:r>
        <w:rPr>
          <w:rFonts w:hint="eastAsia"/>
        </w:rPr>
        <w:t>，操作。</w:t>
      </w:r>
    </w:p>
    <w:p w:rsidR="004F2DDF" w:rsidRDefault="004F2DDF" w:rsidP="004F2DDF">
      <w:pPr>
        <w:pStyle w:val="BodyText"/>
        <w:numPr>
          <w:ilvl w:val="0"/>
          <w:numId w:val="22"/>
        </w:numPr>
        <w:ind w:firstLineChars="0"/>
      </w:pPr>
      <w:r>
        <w:rPr>
          <w:rFonts w:hint="eastAsia"/>
        </w:rPr>
        <w:lastRenderedPageBreak/>
        <w:t>接入广告网络</w:t>
      </w:r>
      <w:r>
        <w:rPr>
          <w:rFonts w:hint="eastAsia"/>
        </w:rPr>
        <w:t xml:space="preserve">: </w:t>
      </w:r>
      <w:r w:rsidR="00C957B4">
        <w:rPr>
          <w:rFonts w:hint="eastAsia"/>
        </w:rPr>
        <w:t>只要在设置页面勾选了该网络</w:t>
      </w:r>
      <w:r>
        <w:rPr>
          <w:rFonts w:hint="eastAsia"/>
        </w:rPr>
        <w:t>,</w:t>
      </w:r>
      <w:r>
        <w:rPr>
          <w:rFonts w:hint="eastAsia"/>
        </w:rPr>
        <w:t>就显示出来</w:t>
      </w:r>
      <w:r>
        <w:rPr>
          <w:rFonts w:hint="eastAsia"/>
        </w:rPr>
        <w:t>.</w:t>
      </w:r>
    </w:p>
    <w:p w:rsidR="004F2DDF" w:rsidRDefault="00C957B4" w:rsidP="004F2DDF">
      <w:pPr>
        <w:pStyle w:val="BodyText"/>
        <w:numPr>
          <w:ilvl w:val="0"/>
          <w:numId w:val="22"/>
        </w:numPr>
        <w:ind w:firstLineChars="0"/>
      </w:pPr>
      <w:r>
        <w:rPr>
          <w:rFonts w:hint="eastAsia"/>
        </w:rPr>
        <w:t>状态有</w:t>
      </w:r>
      <w:r>
        <w:rPr>
          <w:rFonts w:hint="eastAsia"/>
        </w:rPr>
        <w:t>:</w:t>
      </w:r>
      <w:r>
        <w:rPr>
          <w:rFonts w:hint="eastAsia"/>
        </w:rPr>
        <w:t>运行中</w:t>
      </w:r>
      <w:r w:rsidR="003C72B6">
        <w:rPr>
          <w:rFonts w:hint="eastAsia"/>
        </w:rPr>
        <w:t>(</w:t>
      </w:r>
      <w:r w:rsidR="003C72B6">
        <w:rPr>
          <w:rFonts w:hint="eastAsia"/>
        </w:rPr>
        <w:t>包括</w:t>
      </w:r>
      <w:r w:rsidR="003C72B6">
        <w:rPr>
          <w:rFonts w:hint="eastAsia"/>
        </w:rPr>
        <w:t>,</w:t>
      </w:r>
      <w:r w:rsidR="003C72B6">
        <w:rPr>
          <w:rFonts w:hint="eastAsia"/>
        </w:rPr>
        <w:t>正常</w:t>
      </w:r>
      <w:r w:rsidR="003C72B6">
        <w:rPr>
          <w:rFonts w:hint="eastAsia"/>
        </w:rPr>
        <w:t>,</w:t>
      </w:r>
      <w:r w:rsidR="003C72B6">
        <w:rPr>
          <w:rFonts w:hint="eastAsia"/>
        </w:rPr>
        <w:t>广告不足</w:t>
      </w:r>
      <w:r w:rsidR="003C72B6">
        <w:rPr>
          <w:rFonts w:hint="eastAsia"/>
        </w:rPr>
        <w:t>)</w:t>
      </w:r>
      <w:r>
        <w:rPr>
          <w:rFonts w:hint="eastAsia"/>
        </w:rPr>
        <w:t>,</w:t>
      </w:r>
      <w:r>
        <w:rPr>
          <w:rFonts w:hint="eastAsia"/>
        </w:rPr>
        <w:t>暂停</w:t>
      </w:r>
      <w:r>
        <w:rPr>
          <w:rFonts w:hint="eastAsia"/>
        </w:rPr>
        <w:t>.</w:t>
      </w:r>
      <w:r w:rsidR="003C72B6">
        <w:rPr>
          <w:rFonts w:hint="eastAsia"/>
        </w:rPr>
        <w:t xml:space="preserve"> </w:t>
      </w:r>
      <w:r w:rsidR="003C72B6">
        <w:rPr>
          <w:rFonts w:hint="eastAsia"/>
        </w:rPr>
        <w:t>若某广告位的广告数量</w:t>
      </w:r>
      <w:r w:rsidR="003C72B6">
        <w:rPr>
          <w:rFonts w:hint="eastAsia"/>
        </w:rPr>
        <w:t>&lt;N(N</w:t>
      </w:r>
      <w:r w:rsidR="003C72B6">
        <w:rPr>
          <w:rFonts w:hint="eastAsia"/>
        </w:rPr>
        <w:t>可配</w:t>
      </w:r>
      <w:r w:rsidR="003C72B6">
        <w:rPr>
          <w:rFonts w:hint="eastAsia"/>
        </w:rPr>
        <w:t>,</w:t>
      </w:r>
      <w:r w:rsidR="003C72B6">
        <w:rPr>
          <w:rFonts w:hint="eastAsia"/>
        </w:rPr>
        <w:t>默认为</w:t>
      </w:r>
      <w:r w:rsidR="003C72B6">
        <w:rPr>
          <w:rFonts w:hint="eastAsia"/>
        </w:rPr>
        <w:t>5),</w:t>
      </w:r>
      <w:r w:rsidR="003C72B6">
        <w:rPr>
          <w:rFonts w:hint="eastAsia"/>
        </w:rPr>
        <w:t>則显示广告不足状态</w:t>
      </w:r>
      <w:r w:rsidR="003C72B6">
        <w:rPr>
          <w:rFonts w:hint="eastAsia"/>
        </w:rPr>
        <w:t xml:space="preserve">. </w:t>
      </w:r>
      <w:r w:rsidR="003C72B6">
        <w:rPr>
          <w:rFonts w:hint="eastAsia"/>
        </w:rPr>
        <w:t>正常状态</w:t>
      </w:r>
      <w:r w:rsidR="003C72B6">
        <w:rPr>
          <w:rFonts w:hint="eastAsia"/>
        </w:rPr>
        <w:t>,</w:t>
      </w:r>
      <w:r w:rsidR="003C72B6">
        <w:rPr>
          <w:rFonts w:hint="eastAsia"/>
        </w:rPr>
        <w:t>即为其他所有状态的补集</w:t>
      </w:r>
      <w:r w:rsidR="003C72B6">
        <w:rPr>
          <w:rFonts w:hint="eastAsia"/>
        </w:rPr>
        <w:t>.</w:t>
      </w:r>
    </w:p>
    <w:p w:rsidR="00705FCD" w:rsidRDefault="00705FCD" w:rsidP="004F2DDF">
      <w:pPr>
        <w:pStyle w:val="BodyText"/>
        <w:numPr>
          <w:ilvl w:val="0"/>
          <w:numId w:val="22"/>
        </w:numPr>
        <w:ind w:firstLineChars="0"/>
      </w:pPr>
      <w:r>
        <w:rPr>
          <w:rFonts w:hint="eastAsia"/>
        </w:rPr>
        <w:t>操作有</w:t>
      </w:r>
      <w:r>
        <w:rPr>
          <w:rFonts w:hint="eastAsia"/>
        </w:rPr>
        <w:t>:</w:t>
      </w:r>
      <w:r>
        <w:rPr>
          <w:rFonts w:hint="eastAsia"/>
        </w:rPr>
        <w:t>修改</w:t>
      </w:r>
      <w:r>
        <w:rPr>
          <w:rFonts w:hint="eastAsia"/>
        </w:rPr>
        <w:t>,</w:t>
      </w:r>
      <w:r>
        <w:rPr>
          <w:rFonts w:hint="eastAsia"/>
        </w:rPr>
        <w:t>报告</w:t>
      </w:r>
      <w:r w:rsidR="00250181">
        <w:rPr>
          <w:rFonts w:hint="eastAsia"/>
        </w:rPr>
        <w:t>,</w:t>
      </w:r>
      <w:r>
        <w:rPr>
          <w:rFonts w:hint="eastAsia"/>
        </w:rPr>
        <w:t>展开广告</w:t>
      </w:r>
      <w:r>
        <w:rPr>
          <w:rFonts w:hint="eastAsia"/>
        </w:rPr>
        <w:t>.</w:t>
      </w:r>
    </w:p>
    <w:p w:rsidR="0093685E" w:rsidRDefault="00676A59" w:rsidP="0093685E">
      <w:pPr>
        <w:pStyle w:val="BodyText"/>
        <w:numPr>
          <w:ilvl w:val="0"/>
          <w:numId w:val="22"/>
        </w:numPr>
        <w:ind w:firstLineChars="0"/>
      </w:pPr>
      <w:r>
        <w:rPr>
          <w:rFonts w:hint="eastAsia"/>
        </w:rPr>
        <w:t>今日当前收益为</w:t>
      </w:r>
      <w:r>
        <w:rPr>
          <w:rFonts w:hint="eastAsia"/>
        </w:rPr>
        <w:t xml:space="preserve">: </w:t>
      </w:r>
      <w:r w:rsidR="0093685E">
        <w:rPr>
          <w:rFonts w:hint="eastAsia"/>
        </w:rPr>
        <w:t>当前最近更新时间点时的收益。更新时间点同数据展示区域的更新时间。</w:t>
      </w:r>
    </w:p>
    <w:p w:rsidR="00D206E8" w:rsidRDefault="00D206E8" w:rsidP="0093685E">
      <w:pPr>
        <w:pStyle w:val="BodyText"/>
        <w:numPr>
          <w:ilvl w:val="0"/>
          <w:numId w:val="22"/>
        </w:numPr>
        <w:ind w:firstLineChars="0"/>
      </w:pPr>
      <w:r>
        <w:rPr>
          <w:rFonts w:hint="eastAsia"/>
        </w:rPr>
        <w:t>广告位排序规则为：状态</w:t>
      </w:r>
      <w:r>
        <w:rPr>
          <w:rFonts w:hint="eastAsia"/>
        </w:rPr>
        <w:t>&gt;</w:t>
      </w:r>
      <w:r>
        <w:rPr>
          <w:rFonts w:hint="eastAsia"/>
        </w:rPr>
        <w:t>日均收益</w:t>
      </w:r>
      <w:r>
        <w:rPr>
          <w:rFonts w:hint="eastAsia"/>
        </w:rPr>
        <w:t>&gt;</w:t>
      </w:r>
      <w:r>
        <w:rPr>
          <w:rFonts w:hint="eastAsia"/>
        </w:rPr>
        <w:t>所属应用</w:t>
      </w:r>
      <w:r>
        <w:rPr>
          <w:rFonts w:hint="eastAsia"/>
        </w:rPr>
        <w:t>&gt;</w:t>
      </w:r>
      <w:r>
        <w:rPr>
          <w:rFonts w:hint="eastAsia"/>
        </w:rPr>
        <w:t>入口类型</w:t>
      </w:r>
      <w:r>
        <w:rPr>
          <w:rFonts w:hint="eastAsia"/>
        </w:rPr>
        <w:t>&gt;</w:t>
      </w:r>
      <w:r>
        <w:rPr>
          <w:rFonts w:hint="eastAsia"/>
        </w:rPr>
        <w:t>内容尺寸</w:t>
      </w:r>
      <w:r>
        <w:rPr>
          <w:rFonts w:hint="eastAsia"/>
        </w:rPr>
        <w:t>&gt;</w:t>
      </w:r>
      <w:r>
        <w:rPr>
          <w:rFonts w:hint="eastAsia"/>
        </w:rPr>
        <w:t>创建时间。</w:t>
      </w:r>
      <w:r w:rsidRPr="00D206E8">
        <w:rPr>
          <w:rFonts w:hint="eastAsia"/>
          <w:highlight w:val="yellow"/>
        </w:rPr>
        <w:t>所有的默认项（包括排序规则以及数值）均需可根据</w:t>
      </w:r>
      <w:r w:rsidRPr="00D206E8">
        <w:rPr>
          <w:rFonts w:hint="eastAsia"/>
          <w:highlight w:val="yellow"/>
        </w:rPr>
        <w:t>userid</w:t>
      </w:r>
      <w:r w:rsidRPr="00D206E8">
        <w:rPr>
          <w:rFonts w:hint="eastAsia"/>
          <w:highlight w:val="yellow"/>
        </w:rPr>
        <w:t>不同而不同。</w:t>
      </w:r>
      <w:r w:rsidR="00C5765A">
        <w:rPr>
          <w:rFonts w:hint="eastAsia"/>
        </w:rPr>
        <w:t>后续的默认项均是如此。</w:t>
      </w:r>
    </w:p>
    <w:p w:rsidR="00D206E8" w:rsidRDefault="00D206E8" w:rsidP="00D206E8">
      <w:pPr>
        <w:pStyle w:val="BodyText"/>
        <w:numPr>
          <w:ilvl w:val="0"/>
          <w:numId w:val="22"/>
        </w:numPr>
        <w:spacing w:line="240" w:lineRule="auto"/>
        <w:ind w:firstLineChars="0"/>
      </w:pPr>
      <w:r>
        <w:rPr>
          <w:rFonts w:hint="eastAsia"/>
        </w:rPr>
        <w:t>该页面默认显示</w:t>
      </w:r>
      <w:r>
        <w:t>L</w:t>
      </w:r>
      <w:r>
        <w:rPr>
          <w:rFonts w:hint="eastAsia"/>
        </w:rPr>
        <w:t>个广告位</w:t>
      </w:r>
      <w:r>
        <w:rPr>
          <w:rFonts w:hint="eastAsia"/>
        </w:rPr>
        <w:t>,L</w:t>
      </w:r>
      <w:r>
        <w:rPr>
          <w:rFonts w:hint="eastAsia"/>
        </w:rPr>
        <w:t>可配</w:t>
      </w:r>
      <w:r>
        <w:rPr>
          <w:rFonts w:hint="eastAsia"/>
        </w:rPr>
        <w:t>,</w:t>
      </w:r>
      <w:r>
        <w:rPr>
          <w:rFonts w:hint="eastAsia"/>
        </w:rPr>
        <w:t>默认为</w:t>
      </w:r>
      <w:r>
        <w:rPr>
          <w:rFonts w:hint="eastAsia"/>
        </w:rPr>
        <w:t>10</w:t>
      </w:r>
      <w:r>
        <w:rPr>
          <w:rFonts w:hint="eastAsia"/>
        </w:rPr>
        <w:t>。</w:t>
      </w:r>
    </w:p>
    <w:p w:rsidR="00987328" w:rsidRDefault="0068599A" w:rsidP="0068599A">
      <w:pPr>
        <w:pStyle w:val="BodyText"/>
        <w:numPr>
          <w:ilvl w:val="0"/>
          <w:numId w:val="11"/>
        </w:numPr>
        <w:ind w:firstLineChars="0"/>
      </w:pPr>
      <w:r>
        <w:rPr>
          <w:rFonts w:hint="eastAsia"/>
        </w:rPr>
        <w:t>广告位下拉后会出现广告展示区域</w:t>
      </w:r>
      <w:r>
        <w:rPr>
          <w:rFonts w:hint="eastAsia"/>
        </w:rPr>
        <w:t>,</w:t>
      </w:r>
      <w:r>
        <w:rPr>
          <w:rFonts w:hint="eastAsia"/>
        </w:rPr>
        <w:t>显示该广告位下至少在一个时段有展现资格的广告</w:t>
      </w:r>
      <w:r>
        <w:rPr>
          <w:rFonts w:hint="eastAsia"/>
        </w:rPr>
        <w:t xml:space="preserve">. </w:t>
      </w:r>
      <w:r>
        <w:rPr>
          <w:rFonts w:hint="eastAsia"/>
        </w:rPr>
        <w:t>广告显示的内容以及从左至右的顺序为</w:t>
      </w:r>
      <w:r>
        <w:rPr>
          <w:rFonts w:hint="eastAsia"/>
        </w:rPr>
        <w:t>:</w:t>
      </w:r>
      <w:r>
        <w:rPr>
          <w:rFonts w:hint="eastAsia"/>
        </w:rPr>
        <w:t>广告名</w:t>
      </w:r>
      <w:r>
        <w:rPr>
          <w:rFonts w:hint="eastAsia"/>
        </w:rPr>
        <w:t xml:space="preserve">, </w:t>
      </w:r>
      <w:r>
        <w:rPr>
          <w:rFonts w:hint="eastAsia"/>
        </w:rPr>
        <w:t>类型</w:t>
      </w:r>
      <w:r>
        <w:rPr>
          <w:rFonts w:hint="eastAsia"/>
        </w:rPr>
        <w:t>,</w:t>
      </w:r>
      <w:r w:rsidR="00C551B4">
        <w:rPr>
          <w:rFonts w:hint="eastAsia"/>
        </w:rPr>
        <w:t>开始</w:t>
      </w:r>
      <w:r w:rsidR="005C6B18">
        <w:rPr>
          <w:rFonts w:hint="eastAsia"/>
        </w:rPr>
        <w:t>日期</w:t>
      </w:r>
      <w:r w:rsidR="00FF145C">
        <w:rPr>
          <w:rFonts w:hint="eastAsia"/>
        </w:rPr>
        <w:t>,</w:t>
      </w:r>
      <w:r w:rsidR="00C551B4">
        <w:rPr>
          <w:rFonts w:hint="eastAsia"/>
        </w:rPr>
        <w:t>结束日期，</w:t>
      </w:r>
      <w:del w:id="19" w:author="erickfang" w:date="2011-11-15T15:04:00Z">
        <w:r w:rsidR="00036474" w:rsidDel="009472AA">
          <w:rPr>
            <w:rFonts w:hint="eastAsia"/>
          </w:rPr>
          <w:delText>广告价值</w:delText>
        </w:r>
      </w:del>
      <w:ins w:id="20" w:author="erickfang" w:date="2011-11-15T15:04:00Z">
        <w:r w:rsidR="009472AA">
          <w:rPr>
            <w:rFonts w:hint="eastAsia"/>
          </w:rPr>
          <w:t>千次展示收益</w:t>
        </w:r>
      </w:ins>
      <w:r>
        <w:rPr>
          <w:rFonts w:hint="eastAsia"/>
        </w:rPr>
        <w:t>,</w:t>
      </w:r>
      <w:r>
        <w:rPr>
          <w:rFonts w:hint="eastAsia"/>
        </w:rPr>
        <w:t>优先级</w:t>
      </w:r>
      <w:r>
        <w:rPr>
          <w:rFonts w:hint="eastAsia"/>
        </w:rPr>
        <w:t xml:space="preserve">, </w:t>
      </w:r>
      <w:r w:rsidR="00987328">
        <w:rPr>
          <w:rFonts w:hint="eastAsia"/>
        </w:rPr>
        <w:t>状态</w:t>
      </w:r>
      <w:r w:rsidR="00987328">
        <w:rPr>
          <w:rFonts w:hint="eastAsia"/>
        </w:rPr>
        <w:t xml:space="preserve">, </w:t>
      </w:r>
      <w:r w:rsidR="005F1993">
        <w:rPr>
          <w:rFonts w:hint="eastAsia"/>
        </w:rPr>
        <w:t>操作</w:t>
      </w:r>
      <w:r w:rsidR="005F1993">
        <w:rPr>
          <w:rFonts w:hint="eastAsia"/>
        </w:rPr>
        <w:t xml:space="preserve">. </w:t>
      </w:r>
    </w:p>
    <w:p w:rsidR="00987328" w:rsidRDefault="00036474" w:rsidP="00987328">
      <w:pPr>
        <w:pStyle w:val="BodyText"/>
        <w:numPr>
          <w:ilvl w:val="0"/>
          <w:numId w:val="21"/>
        </w:numPr>
        <w:ind w:firstLineChars="0"/>
      </w:pPr>
      <w:r>
        <w:rPr>
          <w:rFonts w:hint="eastAsia"/>
        </w:rPr>
        <w:t>广告价值为</w:t>
      </w:r>
      <w:r>
        <w:rPr>
          <w:rFonts w:hint="eastAsia"/>
        </w:rPr>
        <w:t>:</w:t>
      </w:r>
      <w:r w:rsidR="005F1993">
        <w:rPr>
          <w:rFonts w:hint="eastAsia"/>
        </w:rPr>
        <w:t>近</w:t>
      </w:r>
      <w:r w:rsidR="005F1993">
        <w:rPr>
          <w:rFonts w:hint="eastAsia"/>
        </w:rPr>
        <w:t>7</w:t>
      </w:r>
      <w:r>
        <w:rPr>
          <w:rFonts w:hint="eastAsia"/>
        </w:rPr>
        <w:t>日千次展示价值</w:t>
      </w:r>
      <w:r>
        <w:rPr>
          <w:rFonts w:hint="eastAsia"/>
        </w:rPr>
        <w:t>,</w:t>
      </w:r>
      <w:r>
        <w:rPr>
          <w:rFonts w:hint="eastAsia"/>
        </w:rPr>
        <w:t>即</w:t>
      </w:r>
      <w:r w:rsidR="005F1993">
        <w:rPr>
          <w:rFonts w:hint="eastAsia"/>
        </w:rPr>
        <w:t>为</w:t>
      </w:r>
      <w:r w:rsidR="005F1993">
        <w:rPr>
          <w:rFonts w:hint="eastAsia"/>
        </w:rPr>
        <w:t>:</w:t>
      </w:r>
      <w:r w:rsidR="005F1993">
        <w:rPr>
          <w:rFonts w:hint="eastAsia"/>
        </w:rPr>
        <w:t>最近</w:t>
      </w:r>
      <w:r w:rsidR="005F1993">
        <w:rPr>
          <w:rFonts w:hint="eastAsia"/>
        </w:rPr>
        <w:t>7</w:t>
      </w:r>
      <w:r w:rsidR="005F1993">
        <w:rPr>
          <w:rFonts w:hint="eastAsia"/>
        </w:rPr>
        <w:t>天的总收益</w:t>
      </w:r>
      <w:r w:rsidR="005F1993">
        <w:rPr>
          <w:rFonts w:hint="eastAsia"/>
        </w:rPr>
        <w:t>*1000/</w:t>
      </w:r>
      <w:r w:rsidR="000217FF">
        <w:rPr>
          <w:rFonts w:hint="eastAsia"/>
        </w:rPr>
        <w:t>最近</w:t>
      </w:r>
      <w:r w:rsidR="000217FF">
        <w:rPr>
          <w:rFonts w:hint="eastAsia"/>
        </w:rPr>
        <w:t>7</w:t>
      </w:r>
      <w:r w:rsidR="000217FF">
        <w:rPr>
          <w:rFonts w:hint="eastAsia"/>
        </w:rPr>
        <w:t>天总</w:t>
      </w:r>
      <w:r w:rsidR="005F1993">
        <w:rPr>
          <w:rFonts w:hint="eastAsia"/>
        </w:rPr>
        <w:t>展现</w:t>
      </w:r>
      <w:r w:rsidR="00434F93">
        <w:rPr>
          <w:rFonts w:hint="eastAsia"/>
        </w:rPr>
        <w:t>数</w:t>
      </w:r>
      <w:r w:rsidR="005F1993">
        <w:rPr>
          <w:rFonts w:hint="eastAsia"/>
        </w:rPr>
        <w:t>.</w:t>
      </w:r>
      <w:r w:rsidR="00987328">
        <w:rPr>
          <w:rFonts w:hint="eastAsia"/>
        </w:rPr>
        <w:t xml:space="preserve"> </w:t>
      </w:r>
    </w:p>
    <w:p w:rsidR="0023482E" w:rsidRDefault="0023482E" w:rsidP="00987328">
      <w:pPr>
        <w:pStyle w:val="BodyText"/>
        <w:numPr>
          <w:ilvl w:val="0"/>
          <w:numId w:val="21"/>
        </w:numPr>
        <w:ind w:firstLineChars="0"/>
      </w:pPr>
      <w:r>
        <w:rPr>
          <w:rFonts w:hint="eastAsia"/>
        </w:rPr>
        <w:t>优先级部分可操作，点击后，弹出浮出层，选择优先级后保存，保存浮出层消失，并刷新该广告区域。</w:t>
      </w:r>
    </w:p>
    <w:p w:rsidR="0068599A" w:rsidRDefault="00987328" w:rsidP="00987328">
      <w:pPr>
        <w:pStyle w:val="BodyText"/>
        <w:numPr>
          <w:ilvl w:val="0"/>
          <w:numId w:val="21"/>
        </w:numPr>
        <w:ind w:firstLineChars="0"/>
      </w:pPr>
      <w:r>
        <w:rPr>
          <w:rFonts w:hint="eastAsia"/>
        </w:rPr>
        <w:t>状态有</w:t>
      </w:r>
      <w:r>
        <w:rPr>
          <w:rFonts w:hint="eastAsia"/>
        </w:rPr>
        <w:t xml:space="preserve">: </w:t>
      </w:r>
      <w:r>
        <w:rPr>
          <w:rFonts w:hint="eastAsia"/>
        </w:rPr>
        <w:t>运行中</w:t>
      </w:r>
      <w:r>
        <w:rPr>
          <w:rFonts w:hint="eastAsia"/>
        </w:rPr>
        <w:t>,</w:t>
      </w:r>
      <w:r>
        <w:rPr>
          <w:rFonts w:hint="eastAsia"/>
        </w:rPr>
        <w:t>暂停中</w:t>
      </w:r>
      <w:r>
        <w:rPr>
          <w:rFonts w:hint="eastAsia"/>
        </w:rPr>
        <w:t>,</w:t>
      </w:r>
      <w:r w:rsidR="005E212E">
        <w:rPr>
          <w:rFonts w:hint="eastAsia"/>
        </w:rPr>
        <w:t>到达预算</w:t>
      </w:r>
      <w:r w:rsidR="005E212E">
        <w:rPr>
          <w:rFonts w:hint="eastAsia"/>
        </w:rPr>
        <w:t>,</w:t>
      </w:r>
      <w:r w:rsidR="006D4536">
        <w:rPr>
          <w:rFonts w:hint="eastAsia"/>
        </w:rPr>
        <w:t>订单</w:t>
      </w:r>
      <w:r w:rsidR="0041118C">
        <w:rPr>
          <w:rFonts w:hint="eastAsia"/>
        </w:rPr>
        <w:t>完成</w:t>
      </w:r>
      <w:r w:rsidR="006D4536">
        <w:rPr>
          <w:rFonts w:hint="eastAsia"/>
        </w:rPr>
        <w:t>,</w:t>
      </w:r>
      <w:r w:rsidR="005E212E">
        <w:rPr>
          <w:rFonts w:hint="eastAsia"/>
        </w:rPr>
        <w:t>处于暂停时段</w:t>
      </w:r>
      <w:r w:rsidR="005C6B18">
        <w:rPr>
          <w:rFonts w:hint="eastAsia"/>
        </w:rPr>
        <w:t>,</w:t>
      </w:r>
      <w:r w:rsidR="00F90FA3">
        <w:rPr>
          <w:rFonts w:hint="eastAsia"/>
        </w:rPr>
        <w:t>尚未投放</w:t>
      </w:r>
      <w:r w:rsidR="0022347A">
        <w:t>,</w:t>
      </w:r>
      <w:r w:rsidR="005C6B18">
        <w:rPr>
          <w:rFonts w:hint="eastAsia"/>
        </w:rPr>
        <w:t>投放结束</w:t>
      </w:r>
    </w:p>
    <w:p w:rsidR="0093685E" w:rsidRDefault="0093685E" w:rsidP="00987328">
      <w:pPr>
        <w:pStyle w:val="BodyText"/>
        <w:numPr>
          <w:ilvl w:val="0"/>
          <w:numId w:val="21"/>
        </w:numPr>
        <w:ind w:firstLineChars="0"/>
      </w:pPr>
      <w:r>
        <w:rPr>
          <w:rFonts w:hint="eastAsia"/>
        </w:rPr>
        <w:t>广告排序规则：状态</w:t>
      </w:r>
      <w:r>
        <w:rPr>
          <w:rFonts w:hint="eastAsia"/>
        </w:rPr>
        <w:t>&gt;</w:t>
      </w:r>
      <w:r>
        <w:rPr>
          <w:rFonts w:hint="eastAsia"/>
        </w:rPr>
        <w:t>千次展示价值</w:t>
      </w:r>
      <w:r>
        <w:rPr>
          <w:rFonts w:hint="eastAsia"/>
        </w:rPr>
        <w:t>&gt;</w:t>
      </w:r>
      <w:r>
        <w:rPr>
          <w:rFonts w:hint="eastAsia"/>
        </w:rPr>
        <w:t>优先级</w:t>
      </w:r>
      <w:r>
        <w:rPr>
          <w:rFonts w:hint="eastAsia"/>
        </w:rPr>
        <w:t>&gt;</w:t>
      </w:r>
      <w:r w:rsidR="009D0D44">
        <w:rPr>
          <w:rFonts w:hint="eastAsia"/>
        </w:rPr>
        <w:t>订单</w:t>
      </w:r>
      <w:r>
        <w:rPr>
          <w:rFonts w:hint="eastAsia"/>
        </w:rPr>
        <w:t>&gt;</w:t>
      </w:r>
      <w:r>
        <w:rPr>
          <w:rFonts w:hint="eastAsia"/>
        </w:rPr>
        <w:t>类型</w:t>
      </w:r>
      <w:r>
        <w:rPr>
          <w:rFonts w:hint="eastAsia"/>
        </w:rPr>
        <w:t>&gt;</w:t>
      </w:r>
      <w:r w:rsidR="00C551B4">
        <w:rPr>
          <w:rFonts w:hint="eastAsia"/>
        </w:rPr>
        <w:t>开始</w:t>
      </w:r>
      <w:r w:rsidR="005C6B18">
        <w:rPr>
          <w:rFonts w:hint="eastAsia"/>
        </w:rPr>
        <w:t>日期</w:t>
      </w:r>
      <w:r w:rsidR="00C02B40">
        <w:rPr>
          <w:rFonts w:hint="eastAsia"/>
        </w:rPr>
        <w:t>&gt;</w:t>
      </w:r>
      <w:r w:rsidR="00C551B4">
        <w:rPr>
          <w:rFonts w:hint="eastAsia"/>
        </w:rPr>
        <w:t>结束日期</w:t>
      </w:r>
      <w:r w:rsidR="00C551B4">
        <w:rPr>
          <w:rFonts w:hint="eastAsia"/>
        </w:rPr>
        <w:t>&gt;</w:t>
      </w:r>
      <w:r w:rsidR="00C02B40">
        <w:rPr>
          <w:rFonts w:hint="eastAsia"/>
        </w:rPr>
        <w:t>创建时间</w:t>
      </w:r>
      <w:r>
        <w:rPr>
          <w:rFonts w:hint="eastAsia"/>
        </w:rPr>
        <w:t>.</w:t>
      </w:r>
    </w:p>
    <w:p w:rsidR="00344F88" w:rsidRDefault="00344F88" w:rsidP="00987328">
      <w:pPr>
        <w:pStyle w:val="BodyText"/>
        <w:numPr>
          <w:ilvl w:val="0"/>
          <w:numId w:val="21"/>
        </w:numPr>
        <w:ind w:firstLineChars="0"/>
      </w:pPr>
      <w:r>
        <w:rPr>
          <w:rFonts w:hint="eastAsia"/>
        </w:rPr>
        <w:t>默认可以展示</w:t>
      </w:r>
      <w:r>
        <w:rPr>
          <w:rFonts w:hint="eastAsia"/>
        </w:rPr>
        <w:t>L1</w:t>
      </w:r>
      <w:r>
        <w:rPr>
          <w:rFonts w:hint="eastAsia"/>
        </w:rPr>
        <w:t>个广告</w:t>
      </w:r>
      <w:r>
        <w:rPr>
          <w:rFonts w:hint="eastAsia"/>
        </w:rPr>
        <w:t>,</w:t>
      </w:r>
      <w:r>
        <w:rPr>
          <w:rFonts w:hint="eastAsia"/>
        </w:rPr>
        <w:t>若超过</w:t>
      </w:r>
      <w:r>
        <w:rPr>
          <w:rFonts w:hint="eastAsia"/>
        </w:rPr>
        <w:t>L1,</w:t>
      </w:r>
      <w:r>
        <w:rPr>
          <w:rFonts w:hint="eastAsia"/>
        </w:rPr>
        <w:t>則进行分页展示</w:t>
      </w:r>
      <w:r>
        <w:rPr>
          <w:rFonts w:hint="eastAsia"/>
        </w:rPr>
        <w:t>(L1</w:t>
      </w:r>
      <w:r>
        <w:rPr>
          <w:rFonts w:hint="eastAsia"/>
        </w:rPr>
        <w:t>可配</w:t>
      </w:r>
      <w:r>
        <w:rPr>
          <w:rFonts w:hint="eastAsia"/>
        </w:rPr>
        <w:t>,</w:t>
      </w:r>
      <w:r>
        <w:rPr>
          <w:rFonts w:hint="eastAsia"/>
        </w:rPr>
        <w:t>默认为</w:t>
      </w:r>
      <w:r>
        <w:rPr>
          <w:rFonts w:hint="eastAsia"/>
        </w:rPr>
        <w:t>20)</w:t>
      </w:r>
    </w:p>
    <w:p w:rsidR="00D2580A" w:rsidRDefault="00D2580A" w:rsidP="00987328">
      <w:pPr>
        <w:pStyle w:val="BodyText"/>
        <w:numPr>
          <w:ilvl w:val="0"/>
          <w:numId w:val="21"/>
        </w:numPr>
        <w:ind w:firstLineChars="0"/>
      </w:pPr>
      <w:r>
        <w:rPr>
          <w:rFonts w:hint="eastAsia"/>
        </w:rPr>
        <w:t>若</w:t>
      </w:r>
      <w:r w:rsidR="005D5B9E">
        <w:rPr>
          <w:rFonts w:hint="eastAsia"/>
        </w:rPr>
        <w:t>广告的投放为自定义日期</w:t>
      </w:r>
      <w:r>
        <w:rPr>
          <w:rFonts w:hint="eastAsia"/>
        </w:rPr>
        <w:t>，則投放日期为最早的日期</w:t>
      </w:r>
      <w:r>
        <w:rPr>
          <w:rFonts w:hint="eastAsia"/>
        </w:rPr>
        <w:t>-</w:t>
      </w:r>
      <w:r>
        <w:rPr>
          <w:rFonts w:hint="eastAsia"/>
        </w:rPr>
        <w:t>最晚的日期。</w:t>
      </w:r>
    </w:p>
    <w:p w:rsidR="00EB006C" w:rsidRDefault="00EB006C" w:rsidP="00987328">
      <w:pPr>
        <w:pStyle w:val="BodyText"/>
        <w:numPr>
          <w:ilvl w:val="0"/>
          <w:numId w:val="21"/>
        </w:numPr>
        <w:ind w:firstLineChars="0"/>
      </w:pPr>
      <w:r>
        <w:rPr>
          <w:rFonts w:hint="eastAsia"/>
        </w:rPr>
        <w:t>“添加新广告”按钮：点击后进入创建广告页面。</w:t>
      </w:r>
    </w:p>
    <w:p w:rsidR="00EB006C" w:rsidRDefault="00EB006C" w:rsidP="00987328">
      <w:pPr>
        <w:pStyle w:val="BodyText"/>
        <w:numPr>
          <w:ilvl w:val="0"/>
          <w:numId w:val="21"/>
        </w:numPr>
        <w:ind w:firstLineChars="0"/>
      </w:pPr>
      <w:r>
        <w:rPr>
          <w:rFonts w:hint="eastAsia"/>
        </w:rPr>
        <w:t>“使用已有广告”按钮：点击后进入广告选取页面，出现的有广告名，</w:t>
      </w:r>
      <w:r w:rsidR="0080379C">
        <w:rPr>
          <w:rFonts w:hint="eastAsia"/>
        </w:rPr>
        <w:t>广告位，订单，</w:t>
      </w:r>
      <w:r w:rsidR="009D754A">
        <w:rPr>
          <w:rFonts w:hint="eastAsia"/>
        </w:rPr>
        <w:t>状态</w:t>
      </w:r>
      <w:r>
        <w:rPr>
          <w:rFonts w:hint="eastAsia"/>
        </w:rPr>
        <w:t>，</w:t>
      </w:r>
      <w:r w:rsidR="009D754A">
        <w:rPr>
          <w:rFonts w:hint="eastAsia"/>
        </w:rPr>
        <w:t>广告预览</w:t>
      </w:r>
      <w:r w:rsidR="00296304">
        <w:rPr>
          <w:rFonts w:hint="eastAsia"/>
        </w:rPr>
        <w:t>。</w:t>
      </w:r>
      <w:r w:rsidR="00C52FA7">
        <w:rPr>
          <w:rFonts w:hint="eastAsia"/>
        </w:rPr>
        <w:t>可多选</w:t>
      </w:r>
      <w:r>
        <w:rPr>
          <w:rFonts w:hint="eastAsia"/>
        </w:rPr>
        <w:t>。</w:t>
      </w:r>
      <w:r w:rsidR="00B96145">
        <w:rPr>
          <w:rFonts w:hint="eastAsia"/>
        </w:rPr>
        <w:t>可以出现的</w:t>
      </w:r>
      <w:r>
        <w:rPr>
          <w:rFonts w:hint="eastAsia"/>
        </w:rPr>
        <w:t>广告尺寸需与广告位尺寸相同，</w:t>
      </w:r>
      <w:ins w:id="21" w:author="erickfang" w:date="2011-10-14T09:46:00Z">
        <w:r w:rsidR="00D02C41">
          <w:rPr>
            <w:rFonts w:hint="eastAsia"/>
          </w:rPr>
          <w:t>且当前不隶属于该广告位</w:t>
        </w:r>
        <w:r w:rsidR="00D02C41">
          <w:rPr>
            <w:rFonts w:hint="eastAsia"/>
          </w:rPr>
          <w:t>,</w:t>
        </w:r>
      </w:ins>
      <w:r>
        <w:rPr>
          <w:rFonts w:hint="eastAsia"/>
        </w:rPr>
        <w:t>否则不出现在可添加广告队列中。</w:t>
      </w:r>
    </w:p>
    <w:p w:rsidR="00223046" w:rsidRDefault="00223046" w:rsidP="00223046">
      <w:pPr>
        <w:pStyle w:val="BodyText"/>
        <w:numPr>
          <w:ilvl w:val="0"/>
          <w:numId w:val="11"/>
        </w:numPr>
        <w:ind w:firstLineChars="0"/>
      </w:pPr>
      <w:r>
        <w:rPr>
          <w:rFonts w:hint="eastAsia"/>
        </w:rPr>
        <w:t>批量操作按钮</w:t>
      </w:r>
      <w:r>
        <w:rPr>
          <w:rFonts w:hint="eastAsia"/>
        </w:rPr>
        <w:t>:</w:t>
      </w:r>
    </w:p>
    <w:p w:rsidR="00223046" w:rsidRDefault="00223046" w:rsidP="00223046">
      <w:pPr>
        <w:pStyle w:val="BodyText"/>
        <w:numPr>
          <w:ilvl w:val="0"/>
          <w:numId w:val="30"/>
        </w:numPr>
        <w:ind w:firstLineChars="0"/>
      </w:pPr>
      <w:r>
        <w:rPr>
          <w:rFonts w:hint="eastAsia"/>
        </w:rPr>
        <w:t>勾选广告位的批量操作按钮时</w:t>
      </w:r>
      <w:r>
        <w:rPr>
          <w:rFonts w:hint="eastAsia"/>
        </w:rPr>
        <w:t>,</w:t>
      </w:r>
      <w:r>
        <w:rPr>
          <w:rFonts w:hint="eastAsia"/>
        </w:rPr>
        <w:t>默认勾选该广告位下所有广告的按钮</w:t>
      </w:r>
      <w:r>
        <w:rPr>
          <w:rFonts w:hint="eastAsia"/>
        </w:rPr>
        <w:t>.</w:t>
      </w:r>
    </w:p>
    <w:p w:rsidR="005C6B18" w:rsidRDefault="005C6B18" w:rsidP="00223046">
      <w:pPr>
        <w:pStyle w:val="BodyText"/>
        <w:numPr>
          <w:ilvl w:val="0"/>
          <w:numId w:val="30"/>
        </w:numPr>
        <w:ind w:firstLineChars="0"/>
      </w:pPr>
      <w:r>
        <w:rPr>
          <w:rFonts w:hint="eastAsia"/>
        </w:rPr>
        <w:t>处于</w:t>
      </w:r>
      <w:r w:rsidR="00F90FA3">
        <w:rPr>
          <w:rFonts w:hint="eastAsia"/>
        </w:rPr>
        <w:t>非正常、暂停</w:t>
      </w:r>
      <w:r>
        <w:rPr>
          <w:rFonts w:hint="eastAsia"/>
        </w:rPr>
        <w:t>状态的广告无法被勾选。</w:t>
      </w:r>
    </w:p>
    <w:p w:rsidR="00223046" w:rsidRDefault="00223046" w:rsidP="00223046">
      <w:pPr>
        <w:pStyle w:val="BodyText"/>
        <w:numPr>
          <w:ilvl w:val="0"/>
          <w:numId w:val="30"/>
        </w:numPr>
        <w:ind w:firstLineChars="0"/>
      </w:pPr>
      <w:r>
        <w:rPr>
          <w:rFonts w:hint="eastAsia"/>
        </w:rPr>
        <w:t>若广告位暂停时</w:t>
      </w:r>
      <w:r>
        <w:rPr>
          <w:rFonts w:hint="eastAsia"/>
        </w:rPr>
        <w:t>,</w:t>
      </w:r>
      <w:r>
        <w:rPr>
          <w:rFonts w:hint="eastAsia"/>
        </w:rPr>
        <w:t>该广告位下的所有广告均会显示为暂停状态</w:t>
      </w:r>
      <w:r w:rsidR="00055C9C">
        <w:rPr>
          <w:rFonts w:hint="eastAsia"/>
        </w:rPr>
        <w:t>(</w:t>
      </w:r>
      <w:r w:rsidR="00055C9C">
        <w:rPr>
          <w:rFonts w:hint="eastAsia"/>
        </w:rPr>
        <w:t>注意</w:t>
      </w:r>
      <w:r w:rsidR="00055C9C">
        <w:rPr>
          <w:rFonts w:hint="eastAsia"/>
        </w:rPr>
        <w:t>:</w:t>
      </w:r>
      <w:r w:rsidR="00055C9C">
        <w:rPr>
          <w:rFonts w:hint="eastAsia"/>
        </w:rPr>
        <w:t>显示为暂停状态</w:t>
      </w:r>
      <w:r w:rsidR="00055C9C">
        <w:rPr>
          <w:rFonts w:hint="eastAsia"/>
        </w:rPr>
        <w:t>,</w:t>
      </w:r>
      <w:r w:rsidR="00055C9C">
        <w:rPr>
          <w:rFonts w:hint="eastAsia"/>
        </w:rPr>
        <w:t>广告未必真正的暂停</w:t>
      </w:r>
      <w:r w:rsidR="00055C9C">
        <w:rPr>
          <w:rFonts w:hint="eastAsia"/>
        </w:rPr>
        <w:t>)</w:t>
      </w:r>
      <w:r>
        <w:rPr>
          <w:rFonts w:hint="eastAsia"/>
        </w:rPr>
        <w:t>.</w:t>
      </w:r>
    </w:p>
    <w:p w:rsidR="003D0FF4" w:rsidRDefault="003D0FF4" w:rsidP="00C34657">
      <w:pPr>
        <w:pStyle w:val="BodyText"/>
        <w:numPr>
          <w:ilvl w:val="0"/>
          <w:numId w:val="12"/>
        </w:numPr>
        <w:ind w:firstLineChars="0"/>
      </w:pPr>
      <w:r>
        <w:rPr>
          <w:rFonts w:hint="eastAsia"/>
        </w:rPr>
        <w:lastRenderedPageBreak/>
        <w:t>获取代码</w:t>
      </w:r>
      <w:r>
        <w:rPr>
          <w:rFonts w:hint="eastAsia"/>
        </w:rPr>
        <w:t xml:space="preserve">: </w:t>
      </w:r>
      <w:r>
        <w:rPr>
          <w:rFonts w:hint="eastAsia"/>
        </w:rPr>
        <w:t>点击后进入获取代码页面。</w:t>
      </w:r>
    </w:p>
    <w:p w:rsidR="003D0FF4" w:rsidRDefault="003D0FF4" w:rsidP="003D0FF4">
      <w:pPr>
        <w:pStyle w:val="BodyText"/>
        <w:spacing w:line="240" w:lineRule="auto"/>
        <w:ind w:left="839" w:firstLineChars="0" w:firstLine="0"/>
      </w:pPr>
      <w:r>
        <w:rPr>
          <w:rFonts w:hint="eastAsia"/>
          <w:noProof/>
        </w:rPr>
        <w:drawing>
          <wp:inline distT="0" distB="0" distL="0" distR="0">
            <wp:extent cx="5262245" cy="129413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262245" cy="1294130"/>
                    </a:xfrm>
                    <a:prstGeom prst="rect">
                      <a:avLst/>
                    </a:prstGeom>
                    <a:noFill/>
                    <a:ln w="9525">
                      <a:noFill/>
                      <a:miter lim="800000"/>
                      <a:headEnd/>
                      <a:tailEnd/>
                    </a:ln>
                  </pic:spPr>
                </pic:pic>
              </a:graphicData>
            </a:graphic>
          </wp:inline>
        </w:drawing>
      </w:r>
    </w:p>
    <w:p w:rsidR="003D0FF4" w:rsidRDefault="00DF6F09" w:rsidP="003D0FF4">
      <w:pPr>
        <w:pStyle w:val="BodyText"/>
        <w:spacing w:line="240" w:lineRule="auto"/>
        <w:ind w:left="839" w:firstLineChars="0" w:firstLine="0"/>
      </w:pPr>
      <w:r>
        <w:rPr>
          <w:rFonts w:hint="eastAsia"/>
        </w:rPr>
        <w:t>选择相应广告位后，点击获取，右侧显示对应广告位的代码</w:t>
      </w:r>
      <w:r>
        <w:rPr>
          <w:rFonts w:hint="eastAsia"/>
        </w:rPr>
        <w:t>.</w:t>
      </w:r>
      <w:r>
        <w:rPr>
          <w:rFonts w:hint="eastAsia"/>
        </w:rPr>
        <w:t>若选择另一广告位并点击获取</w:t>
      </w:r>
      <w:r>
        <w:rPr>
          <w:rFonts w:hint="eastAsia"/>
        </w:rPr>
        <w:t>,</w:t>
      </w:r>
      <w:r>
        <w:rPr>
          <w:rFonts w:hint="eastAsia"/>
        </w:rPr>
        <w:t>右侧刷新出现该广告位的代码</w:t>
      </w:r>
      <w:r>
        <w:rPr>
          <w:rFonts w:hint="eastAsia"/>
        </w:rPr>
        <w:t>.</w:t>
      </w:r>
    </w:p>
    <w:p w:rsidR="001363F5" w:rsidRDefault="00E53887" w:rsidP="00C34657">
      <w:pPr>
        <w:pStyle w:val="BodyText"/>
        <w:numPr>
          <w:ilvl w:val="0"/>
          <w:numId w:val="12"/>
        </w:numPr>
        <w:spacing w:line="240" w:lineRule="auto"/>
        <w:ind w:firstLineChars="0"/>
      </w:pPr>
      <w:r>
        <w:rPr>
          <w:rFonts w:hint="eastAsia"/>
        </w:rPr>
        <w:t>局部刷新逻辑</w:t>
      </w:r>
      <w:r>
        <w:rPr>
          <w:rFonts w:hint="eastAsia"/>
        </w:rPr>
        <w:t>:</w:t>
      </w:r>
      <w:r w:rsidR="001363F5">
        <w:rPr>
          <w:rFonts w:hint="eastAsia"/>
        </w:rPr>
        <w:t>点击修改后，弹出浮出层，进入相应的编辑页面。关闭浮出层后，进行局部刷新，仅刷新修改的广告位</w:t>
      </w:r>
      <w:r w:rsidR="001363F5">
        <w:rPr>
          <w:rFonts w:hint="eastAsia"/>
        </w:rPr>
        <w:t>/</w:t>
      </w:r>
      <w:r w:rsidR="001363F5">
        <w:rPr>
          <w:rFonts w:hint="eastAsia"/>
        </w:rPr>
        <w:t>广告部分。</w:t>
      </w:r>
      <w:r w:rsidR="008274CE">
        <w:rPr>
          <w:rFonts w:hint="eastAsia"/>
        </w:rPr>
        <w:t>所有的</w:t>
      </w:r>
      <w:r w:rsidR="008274CE">
        <w:rPr>
          <w:rFonts w:hint="eastAsia"/>
        </w:rPr>
        <w:t>list</w:t>
      </w:r>
      <w:r w:rsidR="008274CE">
        <w:rPr>
          <w:rFonts w:hint="eastAsia"/>
        </w:rPr>
        <w:t>页面均以此逻辑</w:t>
      </w:r>
      <w:r w:rsidR="009232C8">
        <w:rPr>
          <w:rFonts w:hint="eastAsia"/>
        </w:rPr>
        <w:t>进行刷新</w:t>
      </w:r>
      <w:r w:rsidR="008274CE">
        <w:rPr>
          <w:rFonts w:hint="eastAsia"/>
        </w:rPr>
        <w:t>。</w:t>
      </w:r>
    </w:p>
    <w:p w:rsidR="00305271" w:rsidRDefault="00305271" w:rsidP="00C34657">
      <w:pPr>
        <w:pStyle w:val="BodyText"/>
        <w:numPr>
          <w:ilvl w:val="0"/>
          <w:numId w:val="12"/>
        </w:numPr>
        <w:spacing w:line="240" w:lineRule="auto"/>
        <w:ind w:firstLineChars="0"/>
        <w:rPr>
          <w:ins w:id="22" w:author="erickfang" w:date="2011-11-04T12:57:00Z"/>
        </w:rPr>
      </w:pPr>
      <w:ins w:id="23" w:author="erickfang" w:date="2011-11-04T12:57:00Z">
        <w:r>
          <w:rPr>
            <w:rFonts w:hint="eastAsia"/>
          </w:rPr>
          <w:t>“</w:t>
        </w:r>
      </w:ins>
      <w:ins w:id="24" w:author="erickfang" w:date="2011-11-04T12:56:00Z">
        <w:r>
          <w:rPr>
            <w:rFonts w:hint="eastAsia"/>
          </w:rPr>
          <w:t>添加</w:t>
        </w:r>
      </w:ins>
      <w:ins w:id="25" w:author="erickfang" w:date="2011-11-04T12:57:00Z">
        <w:r>
          <w:rPr>
            <w:rFonts w:hint="eastAsia"/>
          </w:rPr>
          <w:t>广告位”按钮：点击后弹出创建广告为的浮出层，关闭后刷新广告位列表部分。</w:t>
        </w:r>
      </w:ins>
    </w:p>
    <w:p w:rsidR="00305271" w:rsidRDefault="00305271" w:rsidP="00C34657">
      <w:pPr>
        <w:pStyle w:val="BodyText"/>
        <w:numPr>
          <w:ilvl w:val="0"/>
          <w:numId w:val="12"/>
        </w:numPr>
        <w:spacing w:line="240" w:lineRule="auto"/>
        <w:ind w:firstLineChars="0"/>
      </w:pPr>
      <w:ins w:id="26" w:author="erickfang" w:date="2011-11-04T12:57:00Z">
        <w:r>
          <w:rPr>
            <w:rFonts w:hint="eastAsia"/>
          </w:rPr>
          <w:t>“获取代码”按钮：点击后弹出获取代码的浮出层，关闭后不刷新。</w:t>
        </w:r>
      </w:ins>
    </w:p>
    <w:p w:rsidR="003D0FF4" w:rsidRDefault="003D0FF4" w:rsidP="003D0FF4">
      <w:pPr>
        <w:pStyle w:val="BodyText"/>
        <w:spacing w:line="240" w:lineRule="auto"/>
        <w:ind w:firstLineChars="0"/>
      </w:pPr>
    </w:p>
    <w:p w:rsidR="003D0FF4" w:rsidRPr="00803465" w:rsidRDefault="003D0FF4" w:rsidP="00803465">
      <w:pPr>
        <w:pStyle w:val="BodyText"/>
        <w:spacing w:line="240" w:lineRule="auto"/>
        <w:ind w:firstLineChars="0" w:firstLine="0"/>
      </w:pPr>
    </w:p>
    <w:p w:rsidR="00EF2720" w:rsidRDefault="00466948" w:rsidP="00F21406">
      <w:pPr>
        <w:pStyle w:val="Heading2"/>
        <w:ind w:left="0"/>
        <w:rPr>
          <w:color w:val="1F497D" w:themeColor="text2"/>
        </w:rPr>
      </w:pPr>
      <w:bookmarkStart w:id="27" w:name="_Toc305503617"/>
      <w:r>
        <w:rPr>
          <w:rFonts w:hint="eastAsia"/>
          <w:color w:val="1F497D" w:themeColor="text2"/>
        </w:rPr>
        <w:t>子功能点</w:t>
      </w:r>
      <w:r w:rsidR="003D0FF4">
        <w:rPr>
          <w:rFonts w:hint="eastAsia"/>
          <w:color w:val="1F497D" w:themeColor="text2"/>
        </w:rPr>
        <w:t>二</w:t>
      </w:r>
      <w:r>
        <w:rPr>
          <w:rFonts w:hint="eastAsia"/>
          <w:color w:val="1F497D" w:themeColor="text2"/>
        </w:rPr>
        <w:t>、</w:t>
      </w:r>
      <w:r w:rsidR="00D85259">
        <w:rPr>
          <w:rFonts w:hint="eastAsia"/>
          <w:color w:val="1F497D" w:themeColor="text2"/>
        </w:rPr>
        <w:t>广告位新建</w:t>
      </w:r>
      <w:r w:rsidR="00D85259">
        <w:rPr>
          <w:rFonts w:hint="eastAsia"/>
          <w:color w:val="1F497D" w:themeColor="text2"/>
        </w:rPr>
        <w:t>/</w:t>
      </w:r>
      <w:r w:rsidR="00D85259">
        <w:rPr>
          <w:rFonts w:hint="eastAsia"/>
          <w:color w:val="1F497D" w:themeColor="text2"/>
        </w:rPr>
        <w:t>编辑页面</w:t>
      </w:r>
      <w:bookmarkEnd w:id="27"/>
      <w:r w:rsidR="00EF2720" w:rsidRPr="00A10052">
        <w:rPr>
          <w:rFonts w:hint="eastAsia"/>
          <w:color w:val="1F497D" w:themeColor="text2"/>
        </w:rPr>
        <w:t xml:space="preserve">  </w:t>
      </w:r>
    </w:p>
    <w:p w:rsidR="000443EF" w:rsidRDefault="000443EF" w:rsidP="000443EF">
      <w:pPr>
        <w:pStyle w:val="Heading3"/>
      </w:pPr>
      <w:bookmarkStart w:id="28" w:name="_Toc305503618"/>
      <w:r>
        <w:rPr>
          <w:rFonts w:hint="eastAsia"/>
        </w:rPr>
        <w:t>功能类型和优先级</w:t>
      </w:r>
      <w:bookmarkEnd w:id="28"/>
    </w:p>
    <w:p w:rsidR="000443EF" w:rsidRPr="000443EF" w:rsidRDefault="00966893" w:rsidP="000443EF">
      <w:pPr>
        <w:pStyle w:val="BodyText"/>
        <w:ind w:firstLine="420"/>
      </w:pPr>
      <w:r>
        <w:rPr>
          <w:rFonts w:hint="eastAsia"/>
        </w:rPr>
        <w:t>新</w:t>
      </w:r>
      <w:r w:rsidR="00F00B99">
        <w:rPr>
          <w:rFonts w:hint="eastAsia"/>
        </w:rPr>
        <w:t>功能点</w:t>
      </w:r>
      <w:r w:rsidR="00674909">
        <w:rPr>
          <w:rFonts w:hint="eastAsia"/>
        </w:rPr>
        <w:t>，</w:t>
      </w:r>
      <w:r w:rsidR="00F00B99">
        <w:rPr>
          <w:rFonts w:hint="eastAsia"/>
        </w:rPr>
        <w:t>优先级高</w:t>
      </w:r>
    </w:p>
    <w:p w:rsidR="00311258" w:rsidRDefault="00311258" w:rsidP="00EF2720">
      <w:pPr>
        <w:pStyle w:val="Heading3"/>
      </w:pPr>
      <w:bookmarkStart w:id="29" w:name="_Toc305503619"/>
      <w:r w:rsidRPr="00311258">
        <w:rPr>
          <w:rFonts w:hint="eastAsia"/>
        </w:rPr>
        <w:t>页面功能描述</w:t>
      </w:r>
      <w:bookmarkEnd w:id="29"/>
    </w:p>
    <w:p w:rsidR="003D0FF4" w:rsidRPr="003D0FF4" w:rsidRDefault="003D0FF4" w:rsidP="003D0FF4">
      <w:pPr>
        <w:pStyle w:val="BodyText"/>
        <w:ind w:firstLine="420"/>
      </w:pPr>
      <w:r>
        <w:rPr>
          <w:rFonts w:hint="eastAsia"/>
        </w:rPr>
        <w:t>入口：广告位管理页面</w:t>
      </w:r>
      <w:r w:rsidR="00803465">
        <w:rPr>
          <w:rFonts w:hint="eastAsia"/>
        </w:rPr>
        <w:t>、应用页面</w:t>
      </w:r>
      <w:r>
        <w:rPr>
          <w:rFonts w:hint="eastAsia"/>
        </w:rPr>
        <w:t>的“新建广告位”按钮以及“修改”按钮。</w:t>
      </w:r>
    </w:p>
    <w:p w:rsidR="00322F28" w:rsidRDefault="00C81773" w:rsidP="00DC5189">
      <w:pPr>
        <w:pStyle w:val="BodyText"/>
        <w:ind w:left="422" w:firstLineChars="0" w:firstLine="0"/>
      </w:pPr>
      <w:r>
        <w:rPr>
          <w:rFonts w:hint="eastAsia"/>
        </w:rPr>
        <w:t>该页面分为广告位设置、</w:t>
      </w:r>
      <w:r w:rsidR="00BF60E1">
        <w:rPr>
          <w:rFonts w:hint="eastAsia"/>
        </w:rPr>
        <w:t>投放策略设置</w:t>
      </w:r>
      <w:r>
        <w:rPr>
          <w:rFonts w:hint="eastAsia"/>
        </w:rPr>
        <w:t>两</w:t>
      </w:r>
      <w:r w:rsidR="00BF60E1">
        <w:rPr>
          <w:rFonts w:hint="eastAsia"/>
        </w:rPr>
        <w:t>个子页面。</w:t>
      </w:r>
    </w:p>
    <w:p w:rsidR="00BF60E1" w:rsidRDefault="00BF60E1" w:rsidP="00DC5189">
      <w:pPr>
        <w:pStyle w:val="BodyText"/>
        <w:ind w:left="422" w:firstLineChars="0" w:firstLine="0"/>
      </w:pPr>
      <w:r>
        <w:rPr>
          <w:rFonts w:hint="eastAsia"/>
        </w:rPr>
        <w:t>4.</w:t>
      </w:r>
      <w:r w:rsidR="007167C7">
        <w:rPr>
          <w:rFonts w:hint="eastAsia"/>
        </w:rPr>
        <w:t>2</w:t>
      </w:r>
      <w:r>
        <w:rPr>
          <w:rFonts w:hint="eastAsia"/>
        </w:rPr>
        <w:t>.3.1</w:t>
      </w:r>
      <w:r w:rsidR="007D4FBB">
        <w:rPr>
          <w:rFonts w:hint="eastAsia"/>
        </w:rPr>
        <w:t>、</w:t>
      </w:r>
      <w:r>
        <w:rPr>
          <w:rFonts w:hint="eastAsia"/>
        </w:rPr>
        <w:t>广告位设置页面：</w:t>
      </w:r>
    </w:p>
    <w:p w:rsidR="004137B8" w:rsidRPr="00BF60E1" w:rsidRDefault="007F7D38" w:rsidP="004137B8">
      <w:pPr>
        <w:pStyle w:val="BodyText"/>
        <w:spacing w:line="240" w:lineRule="auto"/>
        <w:ind w:left="420" w:firstLineChars="0" w:firstLine="0"/>
      </w:pPr>
      <w:r>
        <w:rPr>
          <w:noProof/>
        </w:rPr>
        <w:lastRenderedPageBreak/>
        <w:drawing>
          <wp:inline distT="0" distB="0" distL="0" distR="0">
            <wp:extent cx="5274310" cy="2650164"/>
            <wp:effectExtent l="1905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74310" cy="2650164"/>
                    </a:xfrm>
                    <a:prstGeom prst="rect">
                      <a:avLst/>
                    </a:prstGeom>
                    <a:noFill/>
                    <a:ln w="9525">
                      <a:noFill/>
                      <a:miter lim="800000"/>
                      <a:headEnd/>
                      <a:tailEnd/>
                    </a:ln>
                  </pic:spPr>
                </pic:pic>
              </a:graphicData>
            </a:graphic>
          </wp:inline>
        </w:drawing>
      </w:r>
    </w:p>
    <w:p w:rsidR="004137B8" w:rsidRDefault="004137B8" w:rsidP="00C34657">
      <w:pPr>
        <w:pStyle w:val="BodyText"/>
        <w:numPr>
          <w:ilvl w:val="0"/>
          <w:numId w:val="7"/>
        </w:numPr>
        <w:ind w:firstLineChars="0"/>
      </w:pPr>
      <w:ins w:id="30" w:author="erickfang" w:date="2011-10-13T00:47:00Z">
        <w:r>
          <w:rPr>
            <w:rFonts w:hint="eastAsia"/>
          </w:rPr>
          <w:t>广告位名称：广告位名称之间不得重复，</w:t>
        </w:r>
      </w:ins>
      <w:ins w:id="31" w:author="erickfang" w:date="2011-10-13T00:48:00Z">
        <w:r>
          <w:rPr>
            <w:rFonts w:hint="eastAsia"/>
          </w:rPr>
          <w:t>不得超过</w:t>
        </w:r>
        <w:r>
          <w:rPr>
            <w:rFonts w:hint="eastAsia"/>
          </w:rPr>
          <w:t>30</w:t>
        </w:r>
        <w:r>
          <w:rPr>
            <w:rFonts w:hint="eastAsia"/>
          </w:rPr>
          <w:t>个字符。</w:t>
        </w:r>
      </w:ins>
    </w:p>
    <w:p w:rsidR="00EC66A4" w:rsidRDefault="004137B8" w:rsidP="00C34657">
      <w:pPr>
        <w:pStyle w:val="BodyText"/>
        <w:numPr>
          <w:ilvl w:val="0"/>
          <w:numId w:val="7"/>
        </w:numPr>
        <w:ind w:firstLineChars="0"/>
      </w:pPr>
      <w:r>
        <w:rPr>
          <w:rFonts w:hint="eastAsia"/>
        </w:rPr>
        <w:t>入口类型</w:t>
      </w:r>
      <w:r>
        <w:rPr>
          <w:rFonts w:hint="eastAsia"/>
        </w:rPr>
        <w:t>:</w:t>
      </w:r>
      <w:r w:rsidR="00331E50">
        <w:rPr>
          <w:rFonts w:hint="eastAsia"/>
        </w:rPr>
        <w:t>类型</w:t>
      </w:r>
      <w:r w:rsidR="008E4706">
        <w:rPr>
          <w:rFonts w:hint="eastAsia"/>
        </w:rPr>
        <w:t>默认选择为空，选项为</w:t>
      </w:r>
      <w:r w:rsidR="008E4706">
        <w:rPr>
          <w:rFonts w:hint="eastAsia"/>
        </w:rPr>
        <w:t>:</w:t>
      </w:r>
      <w:r w:rsidR="008E4706">
        <w:rPr>
          <w:rFonts w:hint="eastAsia"/>
        </w:rPr>
        <w:t>横幅</w:t>
      </w:r>
      <w:r w:rsidR="008E4706">
        <w:rPr>
          <w:rFonts w:hint="eastAsia"/>
        </w:rPr>
        <w:t>,</w:t>
      </w:r>
      <w:del w:id="32" w:author="erickfang" w:date="2011-11-08T22:25:00Z">
        <w:r w:rsidR="008E4706" w:rsidDel="00A83E47">
          <w:rPr>
            <w:rFonts w:hint="eastAsia"/>
          </w:rPr>
          <w:delText>悬浮入口</w:delText>
        </w:r>
      </w:del>
      <w:ins w:id="33" w:author="erickfang" w:date="2011-11-08T22:25:00Z">
        <w:r w:rsidR="00A83E47">
          <w:rPr>
            <w:rFonts w:hint="eastAsia"/>
          </w:rPr>
          <w:t>自定义入口</w:t>
        </w:r>
      </w:ins>
      <w:r w:rsidR="008E4706">
        <w:rPr>
          <w:rFonts w:hint="eastAsia"/>
        </w:rPr>
        <w:t>,</w:t>
      </w:r>
      <w:r w:rsidR="008E4706">
        <w:rPr>
          <w:rFonts w:hint="eastAsia"/>
        </w:rPr>
        <w:t>大图</w:t>
      </w:r>
      <w:r w:rsidR="008E4706">
        <w:rPr>
          <w:rFonts w:hint="eastAsia"/>
        </w:rPr>
        <w:t>,</w:t>
      </w:r>
      <w:r w:rsidR="008E4706">
        <w:rPr>
          <w:rFonts w:hint="eastAsia"/>
        </w:rPr>
        <w:t>内嵌入口</w:t>
      </w:r>
      <w:del w:id="34" w:author="erickfang" w:date="2011-11-08T22:25:00Z">
        <w:r w:rsidR="00A23F5E" w:rsidDel="00A83E47">
          <w:rPr>
            <w:rFonts w:hint="eastAsia"/>
          </w:rPr>
          <w:delText>，自定义入口</w:delText>
        </w:r>
      </w:del>
      <w:ins w:id="35" w:author="erickfang" w:date="2011-10-14T20:13:00Z">
        <w:r w:rsidR="00651185">
          <w:rPr>
            <w:rFonts w:hint="eastAsia"/>
          </w:rPr>
          <w:t>。该部分仅用于生成代码。所有入口类型的应用均以前端发回的</w:t>
        </w:r>
        <w:r w:rsidR="00651185">
          <w:rPr>
            <w:rFonts w:hint="eastAsia"/>
          </w:rPr>
          <w:t>layouttype</w:t>
        </w:r>
        <w:r w:rsidR="00651185">
          <w:rPr>
            <w:rFonts w:hint="eastAsia"/>
          </w:rPr>
          <w:t>字段为准</w:t>
        </w:r>
      </w:ins>
      <w:ins w:id="36" w:author="erickfang" w:date="2011-10-14T20:14:00Z">
        <w:r w:rsidR="00651185">
          <w:rPr>
            <w:rFonts w:hint="eastAsia"/>
          </w:rPr>
          <w:t>。</w:t>
        </w:r>
      </w:ins>
      <w:ins w:id="37" w:author="erickfang" w:date="2011-11-17T10:25:00Z">
        <w:r w:rsidR="002719FC">
          <w:rPr>
            <w:rFonts w:hint="eastAsia"/>
          </w:rPr>
          <w:t>点击查看类型介绍链接后</w:t>
        </w:r>
        <w:r w:rsidR="002719FC">
          <w:rPr>
            <w:rFonts w:hint="eastAsia"/>
          </w:rPr>
          <w:t>:</w:t>
        </w:r>
        <w:r w:rsidR="002719FC">
          <w:rPr>
            <w:rFonts w:hint="eastAsia"/>
          </w:rPr>
          <w:t>跳出新窗口进入介绍页面</w:t>
        </w:r>
        <w:r w:rsidR="002719FC">
          <w:rPr>
            <w:rFonts w:hint="eastAsia"/>
          </w:rPr>
          <w:t>,</w:t>
        </w:r>
        <w:r w:rsidR="002719FC">
          <w:rPr>
            <w:rFonts w:hint="eastAsia"/>
          </w:rPr>
          <w:t>后续所所有的链接形式的介绍按钮均如此</w:t>
        </w:r>
        <w:r w:rsidR="002719FC">
          <w:rPr>
            <w:rFonts w:hint="eastAsia"/>
          </w:rPr>
          <w:t>.</w:t>
        </w:r>
      </w:ins>
    </w:p>
    <w:p w:rsidR="004A7405" w:rsidRDefault="00EC66A4" w:rsidP="00C34657">
      <w:pPr>
        <w:pStyle w:val="BodyText"/>
        <w:numPr>
          <w:ilvl w:val="0"/>
          <w:numId w:val="7"/>
        </w:numPr>
        <w:ind w:firstLineChars="0"/>
      </w:pPr>
      <w:r>
        <w:rPr>
          <w:rFonts w:hint="eastAsia"/>
        </w:rPr>
        <w:t>尺寸默认不可选，只有当选择了类型后才可以选，需根据类型进行相应的变化。</w:t>
      </w:r>
    </w:p>
    <w:p w:rsidR="00EC66A4" w:rsidRDefault="004A7405" w:rsidP="00C34657">
      <w:pPr>
        <w:pStyle w:val="BodyText"/>
        <w:numPr>
          <w:ilvl w:val="0"/>
          <w:numId w:val="7"/>
        </w:numPr>
        <w:ind w:firstLineChars="0"/>
      </w:pPr>
      <w:r>
        <w:rPr>
          <w:rFonts w:hint="eastAsia"/>
        </w:rPr>
        <w:t>所属应用</w:t>
      </w:r>
      <w:r>
        <w:rPr>
          <w:rFonts w:hint="eastAsia"/>
        </w:rPr>
        <w:t>:</w:t>
      </w:r>
      <w:r>
        <w:rPr>
          <w:rFonts w:hint="eastAsia"/>
        </w:rPr>
        <w:t>选择该广告位属于的应用</w:t>
      </w:r>
      <w:r>
        <w:rPr>
          <w:rFonts w:hint="eastAsia"/>
        </w:rPr>
        <w:t>,</w:t>
      </w:r>
      <w:r>
        <w:rPr>
          <w:rFonts w:hint="eastAsia"/>
        </w:rPr>
        <w:t>默认为默认应用。</w:t>
      </w:r>
      <w:r w:rsidR="00BF60E1">
        <w:rPr>
          <w:rFonts w:hint="eastAsia"/>
        </w:rPr>
        <w:t xml:space="preserve">  </w:t>
      </w:r>
    </w:p>
    <w:p w:rsidR="00EC66A4" w:rsidRDefault="00EC66A4" w:rsidP="00C34657">
      <w:pPr>
        <w:pStyle w:val="BodyText"/>
        <w:numPr>
          <w:ilvl w:val="0"/>
          <w:numId w:val="7"/>
        </w:numPr>
        <w:ind w:firstLineChars="0"/>
      </w:pPr>
      <w:commentRangeStart w:id="38"/>
      <w:r>
        <w:rPr>
          <w:rFonts w:hint="eastAsia"/>
        </w:rPr>
        <w:t>适用设备部分与广告主平台一致即可。</w:t>
      </w:r>
      <w:commentRangeEnd w:id="38"/>
      <w:r w:rsidR="00810FA0">
        <w:rPr>
          <w:rStyle w:val="CommentReference"/>
          <w:rFonts w:asciiTheme="minorHAnsi" w:eastAsiaTheme="minorEastAsia" w:hAnsiTheme="minorHAnsi" w:cstheme="minorBidi"/>
        </w:rPr>
        <w:commentReference w:id="38"/>
      </w:r>
    </w:p>
    <w:p w:rsidR="00EC66A4" w:rsidRPr="00EC66A4" w:rsidRDefault="007D4FBB" w:rsidP="00C34657">
      <w:pPr>
        <w:pStyle w:val="BodyText"/>
        <w:numPr>
          <w:ilvl w:val="0"/>
          <w:numId w:val="8"/>
        </w:numPr>
        <w:ind w:firstLineChars="0"/>
      </w:pPr>
      <w:r>
        <w:rPr>
          <w:rFonts w:hint="eastAsia"/>
        </w:rPr>
        <w:t>点击“下一步”按钮进入投放策略设置页面。</w:t>
      </w:r>
    </w:p>
    <w:p w:rsidR="00EC66A4" w:rsidRDefault="00EC66A4" w:rsidP="00EC66A4">
      <w:pPr>
        <w:pStyle w:val="BodyText"/>
        <w:ind w:left="422" w:firstLineChars="0" w:firstLine="0"/>
      </w:pPr>
      <w:r>
        <w:rPr>
          <w:rFonts w:hint="eastAsia"/>
        </w:rPr>
        <w:t>4.</w:t>
      </w:r>
      <w:r w:rsidR="007167C7">
        <w:rPr>
          <w:rFonts w:hint="eastAsia"/>
        </w:rPr>
        <w:t>2</w:t>
      </w:r>
      <w:r>
        <w:rPr>
          <w:rFonts w:hint="eastAsia"/>
        </w:rPr>
        <w:t>.3.2</w:t>
      </w:r>
      <w:r w:rsidR="007D4FBB">
        <w:rPr>
          <w:rFonts w:hint="eastAsia"/>
        </w:rPr>
        <w:t>、投放策略设置页面：</w:t>
      </w:r>
    </w:p>
    <w:p w:rsidR="007D4FBB" w:rsidRPr="000E18EA" w:rsidRDefault="007F7D38" w:rsidP="00A0049F">
      <w:pPr>
        <w:pStyle w:val="BodyText"/>
        <w:spacing w:line="240" w:lineRule="auto"/>
        <w:ind w:left="420" w:firstLineChars="0" w:firstLine="0"/>
        <w:rPr>
          <w:sz w:val="22"/>
        </w:rPr>
      </w:pPr>
      <w:r>
        <w:rPr>
          <w:noProof/>
          <w:sz w:val="22"/>
        </w:rPr>
        <w:lastRenderedPageBreak/>
        <w:drawing>
          <wp:inline distT="0" distB="0" distL="0" distR="0">
            <wp:extent cx="5274310" cy="3891021"/>
            <wp:effectExtent l="19050" t="0" r="25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274310" cy="3891021"/>
                    </a:xfrm>
                    <a:prstGeom prst="rect">
                      <a:avLst/>
                    </a:prstGeom>
                    <a:noFill/>
                    <a:ln w="9525">
                      <a:noFill/>
                      <a:miter lim="800000"/>
                      <a:headEnd/>
                      <a:tailEnd/>
                    </a:ln>
                  </pic:spPr>
                </pic:pic>
              </a:graphicData>
            </a:graphic>
          </wp:inline>
        </w:drawing>
      </w:r>
    </w:p>
    <w:p w:rsidR="00D10968" w:rsidRDefault="00D10968" w:rsidP="00D10968">
      <w:pPr>
        <w:pStyle w:val="BodyText"/>
        <w:numPr>
          <w:ilvl w:val="0"/>
          <w:numId w:val="6"/>
        </w:numPr>
        <w:spacing w:line="240" w:lineRule="auto"/>
        <w:ind w:firstLineChars="0"/>
      </w:pPr>
      <w:r>
        <w:rPr>
          <w:rFonts w:hint="eastAsia"/>
        </w:rPr>
        <w:t>入口样式的图片上传功能</w:t>
      </w:r>
      <w:r>
        <w:rPr>
          <w:rFonts w:hint="eastAsia"/>
        </w:rPr>
        <w:t>:</w:t>
      </w:r>
      <w:r>
        <w:rPr>
          <w:rFonts w:hint="eastAsia"/>
        </w:rPr>
        <w:t>当样式选择为悬浮入口时</w:t>
      </w:r>
      <w:r>
        <w:rPr>
          <w:rFonts w:hint="eastAsia"/>
        </w:rPr>
        <w:t>,</w:t>
      </w:r>
      <w:r>
        <w:rPr>
          <w:rFonts w:hint="eastAsia"/>
        </w:rPr>
        <w:t>可上传多张图片进行轮播</w:t>
      </w:r>
      <w:r>
        <w:rPr>
          <w:rFonts w:hint="eastAsia"/>
        </w:rPr>
        <w:t>.</w:t>
      </w:r>
      <w:r>
        <w:rPr>
          <w:rFonts w:hint="eastAsia"/>
        </w:rPr>
        <w:t>点击图片上传即可持续上传图片</w:t>
      </w:r>
      <w:r>
        <w:rPr>
          <w:rFonts w:hint="eastAsia"/>
        </w:rPr>
        <w:t>,</w:t>
      </w:r>
      <w:r>
        <w:rPr>
          <w:rFonts w:hint="eastAsia"/>
        </w:rPr>
        <w:t>若上传的图片超过</w:t>
      </w:r>
      <w:r>
        <w:t>K1</w:t>
      </w:r>
      <w:r>
        <w:rPr>
          <w:rFonts w:hint="eastAsia"/>
        </w:rPr>
        <w:t>张</w:t>
      </w:r>
      <w:r>
        <w:t>(K1</w:t>
      </w:r>
      <w:r>
        <w:rPr>
          <w:rFonts w:hint="eastAsia"/>
        </w:rPr>
        <w:t>可配</w:t>
      </w:r>
      <w:r>
        <w:rPr>
          <w:rFonts w:hint="eastAsia"/>
        </w:rPr>
        <w:t>,</w:t>
      </w:r>
      <w:r>
        <w:rPr>
          <w:rFonts w:hint="eastAsia"/>
        </w:rPr>
        <w:t>默认为</w:t>
      </w:r>
      <w:r>
        <w:rPr>
          <w:rFonts w:hint="eastAsia"/>
        </w:rPr>
        <w:t>4),</w:t>
      </w:r>
      <w:r>
        <w:rPr>
          <w:rFonts w:hint="eastAsia"/>
        </w:rPr>
        <w:t>則按顺序从第一张开始替换</w:t>
      </w:r>
      <w:r>
        <w:rPr>
          <w:rFonts w:hint="eastAsia"/>
        </w:rPr>
        <w:t>,</w:t>
      </w:r>
      <w:r>
        <w:rPr>
          <w:rFonts w:hint="eastAsia"/>
        </w:rPr>
        <w:t>以此类推</w:t>
      </w:r>
      <w:r>
        <w:rPr>
          <w:rFonts w:hint="eastAsia"/>
        </w:rPr>
        <w:t xml:space="preserve">. </w:t>
      </w:r>
      <w:r>
        <w:rPr>
          <w:rFonts w:hint="eastAsia"/>
        </w:rPr>
        <w:t>上传的图片会显示在入口样式的下方如图所示位置</w:t>
      </w:r>
      <w:r>
        <w:rPr>
          <w:rFonts w:hint="eastAsia"/>
        </w:rPr>
        <w:t>,</w:t>
      </w:r>
      <w:r>
        <w:rPr>
          <w:rFonts w:hint="eastAsia"/>
        </w:rPr>
        <w:t>图片的上方有删除按钮</w:t>
      </w:r>
      <w:r>
        <w:rPr>
          <w:rFonts w:hint="eastAsia"/>
        </w:rPr>
        <w:t>,</w:t>
      </w:r>
      <w:r>
        <w:rPr>
          <w:rFonts w:hint="eastAsia"/>
        </w:rPr>
        <w:t>点击后会从轮播队列中删除此图</w:t>
      </w:r>
      <w:r>
        <w:rPr>
          <w:rFonts w:hint="eastAsia"/>
        </w:rPr>
        <w:t xml:space="preserve">. </w:t>
      </w:r>
      <w:r>
        <w:rPr>
          <w:rFonts w:hint="eastAsia"/>
        </w:rPr>
        <w:t>预览部分的位置根据用户之前所选择的入口尺寸</w:t>
      </w:r>
      <w:r>
        <w:rPr>
          <w:rFonts w:hint="eastAsia"/>
        </w:rPr>
        <w:t>,</w:t>
      </w:r>
      <w:r>
        <w:rPr>
          <w:rFonts w:hint="eastAsia"/>
        </w:rPr>
        <w:t>预先留出</w:t>
      </w:r>
      <w:r>
        <w:rPr>
          <w:rFonts w:hint="eastAsia"/>
        </w:rPr>
        <w:t>,</w:t>
      </w:r>
      <w:r>
        <w:rPr>
          <w:rFonts w:hint="eastAsia"/>
        </w:rPr>
        <w:t>删除按钮可预先显示</w:t>
      </w:r>
      <w:r>
        <w:rPr>
          <w:rFonts w:hint="eastAsia"/>
        </w:rPr>
        <w:t xml:space="preserve">. </w:t>
      </w:r>
      <w:r>
        <w:rPr>
          <w:rFonts w:hint="eastAsia"/>
        </w:rPr>
        <w:t>第一张图均为默认图片</w:t>
      </w:r>
      <w:r>
        <w:rPr>
          <w:rFonts w:hint="eastAsia"/>
        </w:rPr>
        <w:t>.</w:t>
      </w:r>
    </w:p>
    <w:p w:rsidR="003000EF" w:rsidRDefault="003000EF" w:rsidP="003000EF">
      <w:pPr>
        <w:pStyle w:val="BodyText"/>
        <w:numPr>
          <w:ilvl w:val="0"/>
          <w:numId w:val="6"/>
        </w:numPr>
        <w:spacing w:line="240" w:lineRule="auto"/>
        <w:ind w:firstLineChars="0"/>
      </w:pPr>
      <w:r>
        <w:rPr>
          <w:rFonts w:hint="eastAsia"/>
        </w:rPr>
        <w:t>内容尺寸</w:t>
      </w:r>
      <w:r>
        <w:rPr>
          <w:rFonts w:hint="eastAsia"/>
        </w:rPr>
        <w:t>:</w:t>
      </w:r>
      <w:r>
        <w:rPr>
          <w:rFonts w:hint="eastAsia"/>
        </w:rPr>
        <w:t>为小把手拉起后</w:t>
      </w:r>
      <w:r w:rsidR="00E7418E">
        <w:rPr>
          <w:rFonts w:hint="eastAsia"/>
        </w:rPr>
        <w:t>或</w:t>
      </w:r>
      <w:r w:rsidR="00E7418E">
        <w:t>list</w:t>
      </w:r>
      <w:r w:rsidR="00E7418E">
        <w:rPr>
          <w:rFonts w:hint="eastAsia"/>
        </w:rPr>
        <w:t>页面</w:t>
      </w:r>
      <w:r>
        <w:rPr>
          <w:rFonts w:hint="eastAsia"/>
        </w:rPr>
        <w:t>的</w:t>
      </w:r>
      <w:r>
        <w:rPr>
          <w:rFonts w:hint="eastAsia"/>
        </w:rPr>
        <w:t>banner</w:t>
      </w:r>
      <w:r>
        <w:rPr>
          <w:rFonts w:hint="eastAsia"/>
        </w:rPr>
        <w:t>的尺寸</w:t>
      </w:r>
      <w:r>
        <w:rPr>
          <w:rFonts w:hint="eastAsia"/>
        </w:rPr>
        <w:t>.</w:t>
      </w:r>
    </w:p>
    <w:p w:rsidR="00E7418E" w:rsidRDefault="00E7418E" w:rsidP="003000EF">
      <w:pPr>
        <w:pStyle w:val="BodyText"/>
        <w:numPr>
          <w:ilvl w:val="0"/>
          <w:numId w:val="6"/>
        </w:numPr>
        <w:spacing w:line="240" w:lineRule="auto"/>
        <w:ind w:firstLineChars="0"/>
      </w:pPr>
      <w:commentRangeStart w:id="39"/>
      <w:r>
        <w:rPr>
          <w:rFonts w:hint="eastAsia"/>
        </w:rPr>
        <w:t>颜色</w:t>
      </w:r>
      <w:r>
        <w:rPr>
          <w:rFonts w:hint="eastAsia"/>
        </w:rPr>
        <w:t xml:space="preserve">: </w:t>
      </w:r>
      <w:r w:rsidR="002B1FE0">
        <w:rPr>
          <w:rFonts w:hint="eastAsia"/>
        </w:rPr>
        <w:t>点击配置后</w:t>
      </w:r>
      <w:r w:rsidR="002B1FE0">
        <w:rPr>
          <w:rFonts w:hint="eastAsia"/>
        </w:rPr>
        <w:t>,</w:t>
      </w:r>
      <w:r w:rsidR="002B1FE0">
        <w:rPr>
          <w:rFonts w:hint="eastAsia"/>
        </w:rPr>
        <w:t>可以配置背景</w:t>
      </w:r>
      <w:r w:rsidR="002B1FE0">
        <w:rPr>
          <w:rFonts w:hint="eastAsia"/>
        </w:rPr>
        <w:t>,</w:t>
      </w:r>
      <w:r w:rsidR="002B1FE0">
        <w:rPr>
          <w:rFonts w:hint="eastAsia"/>
        </w:rPr>
        <w:t>横幅</w:t>
      </w:r>
      <w:r w:rsidR="002B1FE0">
        <w:rPr>
          <w:rFonts w:hint="eastAsia"/>
        </w:rPr>
        <w:t>,</w:t>
      </w:r>
      <w:r w:rsidR="002B1FE0">
        <w:rPr>
          <w:rFonts w:hint="eastAsia"/>
        </w:rPr>
        <w:t>标题文字</w:t>
      </w:r>
      <w:r w:rsidR="002B1FE0">
        <w:rPr>
          <w:rFonts w:hint="eastAsia"/>
        </w:rPr>
        <w:t>,</w:t>
      </w:r>
      <w:r w:rsidR="002B1FE0">
        <w:rPr>
          <w:rFonts w:hint="eastAsia"/>
        </w:rPr>
        <w:t>广告语的颜色</w:t>
      </w:r>
      <w:r w:rsidR="002B1FE0">
        <w:rPr>
          <w:rFonts w:hint="eastAsia"/>
        </w:rPr>
        <w:t>.</w:t>
      </w:r>
      <w:r>
        <w:rPr>
          <w:rFonts w:hint="eastAsia"/>
        </w:rPr>
        <w:t>可选颜色为标准的</w:t>
      </w:r>
      <w:r>
        <w:rPr>
          <w:rFonts w:hint="eastAsia"/>
        </w:rPr>
        <w:t>16</w:t>
      </w:r>
      <w:r>
        <w:rPr>
          <w:rFonts w:hint="eastAsia"/>
        </w:rPr>
        <w:t>色</w:t>
      </w:r>
      <w:r>
        <w:rPr>
          <w:rFonts w:hint="eastAsia"/>
        </w:rPr>
        <w:t xml:space="preserve">. </w:t>
      </w:r>
      <w:r w:rsidR="005D196A">
        <w:rPr>
          <w:rFonts w:hint="eastAsia"/>
        </w:rPr>
        <w:t>仅对标准样式的广告</w:t>
      </w:r>
      <w:r w:rsidR="00071143">
        <w:rPr>
          <w:rFonts w:hint="eastAsia"/>
        </w:rPr>
        <w:t>或</w:t>
      </w:r>
      <w:r w:rsidR="00071143">
        <w:rPr>
          <w:rFonts w:hint="eastAsia"/>
        </w:rPr>
        <w:t>list</w:t>
      </w:r>
      <w:r w:rsidR="00071143">
        <w:rPr>
          <w:rFonts w:hint="eastAsia"/>
        </w:rPr>
        <w:t>的背景</w:t>
      </w:r>
      <w:r w:rsidR="005D196A">
        <w:rPr>
          <w:rFonts w:hint="eastAsia"/>
        </w:rPr>
        <w:t>有效</w:t>
      </w:r>
      <w:r w:rsidR="005D196A">
        <w:rPr>
          <w:rFonts w:hint="eastAsia"/>
        </w:rPr>
        <w:t>,</w:t>
      </w:r>
      <w:r w:rsidR="005D196A">
        <w:rPr>
          <w:rFonts w:hint="eastAsia"/>
        </w:rPr>
        <w:t>对图片广告</w:t>
      </w:r>
      <w:r w:rsidR="00071143">
        <w:rPr>
          <w:rFonts w:hint="eastAsia"/>
        </w:rPr>
        <w:t>内容</w:t>
      </w:r>
      <w:r w:rsidR="005D196A">
        <w:rPr>
          <w:rFonts w:hint="eastAsia"/>
        </w:rPr>
        <w:t>无效</w:t>
      </w:r>
      <w:r w:rsidR="005D196A">
        <w:rPr>
          <w:rFonts w:hint="eastAsia"/>
        </w:rPr>
        <w:t>.</w:t>
      </w:r>
    </w:p>
    <w:p w:rsidR="00DE0F69" w:rsidRDefault="00DE0F69" w:rsidP="005D196A">
      <w:pPr>
        <w:pStyle w:val="BodyText"/>
        <w:numPr>
          <w:ilvl w:val="0"/>
          <w:numId w:val="6"/>
        </w:numPr>
        <w:spacing w:line="240" w:lineRule="auto"/>
        <w:ind w:firstLineChars="0"/>
      </w:pPr>
      <w:r>
        <w:rPr>
          <w:rFonts w:hint="eastAsia"/>
        </w:rPr>
        <w:t>透明度</w:t>
      </w:r>
      <w:r>
        <w:rPr>
          <w:rFonts w:hint="eastAsia"/>
        </w:rPr>
        <w:t xml:space="preserve">: </w:t>
      </w:r>
      <w:r>
        <w:rPr>
          <w:rFonts w:hint="eastAsia"/>
        </w:rPr>
        <w:t>以</w:t>
      </w:r>
      <w:r>
        <w:rPr>
          <w:rFonts w:hint="eastAsia"/>
        </w:rPr>
        <w:t>1%</w:t>
      </w:r>
      <w:r>
        <w:rPr>
          <w:rFonts w:hint="eastAsia"/>
        </w:rPr>
        <w:t>为最细力度</w:t>
      </w:r>
      <w:r>
        <w:rPr>
          <w:rFonts w:hint="eastAsia"/>
        </w:rPr>
        <w:t>,</w:t>
      </w:r>
      <w:r>
        <w:rPr>
          <w:rFonts w:hint="eastAsia"/>
        </w:rPr>
        <w:t>可滑动</w:t>
      </w:r>
      <w:r>
        <w:rPr>
          <w:rFonts w:hint="eastAsia"/>
        </w:rPr>
        <w:t>.</w:t>
      </w:r>
      <w:r w:rsidR="00071143" w:rsidRPr="00071143">
        <w:rPr>
          <w:rFonts w:hint="eastAsia"/>
        </w:rPr>
        <w:t xml:space="preserve"> </w:t>
      </w:r>
      <w:r w:rsidR="00071143">
        <w:rPr>
          <w:rFonts w:hint="eastAsia"/>
        </w:rPr>
        <w:t>仅对标准样式的广告或</w:t>
      </w:r>
      <w:r w:rsidR="00071143">
        <w:rPr>
          <w:rFonts w:hint="eastAsia"/>
        </w:rPr>
        <w:t>list</w:t>
      </w:r>
      <w:r w:rsidR="00071143">
        <w:rPr>
          <w:rFonts w:hint="eastAsia"/>
        </w:rPr>
        <w:t>的背景有效</w:t>
      </w:r>
      <w:r w:rsidR="00071143">
        <w:rPr>
          <w:rFonts w:hint="eastAsia"/>
        </w:rPr>
        <w:t>,</w:t>
      </w:r>
      <w:r w:rsidR="00071143">
        <w:rPr>
          <w:rFonts w:hint="eastAsia"/>
        </w:rPr>
        <w:t>对图片广告内容无效</w:t>
      </w:r>
      <w:r w:rsidR="00071143">
        <w:rPr>
          <w:rFonts w:hint="eastAsia"/>
        </w:rPr>
        <w:t>.</w:t>
      </w:r>
    </w:p>
    <w:commentRangeEnd w:id="39"/>
    <w:p w:rsidR="003000EF" w:rsidRDefault="00124145" w:rsidP="003000EF">
      <w:pPr>
        <w:pStyle w:val="BodyText"/>
        <w:numPr>
          <w:ilvl w:val="0"/>
          <w:numId w:val="6"/>
        </w:numPr>
        <w:spacing w:line="240" w:lineRule="auto"/>
        <w:ind w:firstLineChars="0"/>
      </w:pPr>
      <w:r>
        <w:rPr>
          <w:rStyle w:val="CommentReference"/>
          <w:rFonts w:asciiTheme="minorHAnsi" w:eastAsiaTheme="minorEastAsia" w:hAnsiTheme="minorHAnsi" w:cstheme="minorBidi"/>
        </w:rPr>
        <w:commentReference w:id="39"/>
      </w:r>
      <w:commentRangeStart w:id="40"/>
      <w:r w:rsidR="003000EF">
        <w:rPr>
          <w:rFonts w:hint="eastAsia"/>
        </w:rPr>
        <w:t>皮肤：设置</w:t>
      </w:r>
      <w:r w:rsidR="005D196A">
        <w:rPr>
          <w:rFonts w:hint="eastAsia"/>
        </w:rPr>
        <w:t>2</w:t>
      </w:r>
      <w:r w:rsidR="005D196A">
        <w:rPr>
          <w:rFonts w:hint="eastAsia"/>
        </w:rPr>
        <w:t>套</w:t>
      </w:r>
      <w:r w:rsidR="005D196A">
        <w:rPr>
          <w:rFonts w:hint="eastAsia"/>
        </w:rPr>
        <w:t>:</w:t>
      </w:r>
      <w:r w:rsidR="005D196A">
        <w:rPr>
          <w:rFonts w:hint="eastAsia"/>
        </w:rPr>
        <w:t>紧凑</w:t>
      </w:r>
      <w:r w:rsidR="005D196A">
        <w:rPr>
          <w:rFonts w:hint="eastAsia"/>
        </w:rPr>
        <w:t>,</w:t>
      </w:r>
      <w:r w:rsidR="005D196A">
        <w:rPr>
          <w:rFonts w:hint="eastAsia"/>
        </w:rPr>
        <w:t>标准</w:t>
      </w:r>
      <w:r w:rsidR="003000EF">
        <w:rPr>
          <w:rFonts w:hint="eastAsia"/>
        </w:rPr>
        <w:t>。</w:t>
      </w:r>
      <w:r w:rsidR="005D196A">
        <w:rPr>
          <w:rFonts w:hint="eastAsia"/>
        </w:rPr>
        <w:t>紧凑为旅行翻译官样式</w:t>
      </w:r>
      <w:r w:rsidR="005D196A">
        <w:rPr>
          <w:rFonts w:hint="eastAsia"/>
        </w:rPr>
        <w:t>;</w:t>
      </w:r>
      <w:r w:rsidR="005D196A">
        <w:rPr>
          <w:rFonts w:hint="eastAsia"/>
        </w:rPr>
        <w:t>标准为默认的样式</w:t>
      </w:r>
      <w:r w:rsidR="005D196A">
        <w:rPr>
          <w:rFonts w:hint="eastAsia"/>
        </w:rPr>
        <w:t>.</w:t>
      </w:r>
      <w:r w:rsidR="003000EF">
        <w:rPr>
          <w:rFonts w:hint="eastAsia"/>
        </w:rPr>
        <w:t>点击预览后</w:t>
      </w:r>
      <w:r w:rsidR="003000EF">
        <w:rPr>
          <w:rFonts w:hint="eastAsia"/>
        </w:rPr>
        <w:t>,</w:t>
      </w:r>
      <w:r w:rsidR="003000EF">
        <w:rPr>
          <w:rFonts w:hint="eastAsia"/>
        </w:rPr>
        <w:t>弹出对话框</w:t>
      </w:r>
      <w:r w:rsidR="003000EF">
        <w:rPr>
          <w:rFonts w:hint="eastAsia"/>
        </w:rPr>
        <w:t>,</w:t>
      </w:r>
      <w:r w:rsidR="003000EF">
        <w:rPr>
          <w:rFonts w:hint="eastAsia"/>
        </w:rPr>
        <w:t>出现对应皮肤的效果</w:t>
      </w:r>
      <w:r w:rsidR="003000EF">
        <w:rPr>
          <w:rFonts w:hint="eastAsia"/>
        </w:rPr>
        <w:t>.</w:t>
      </w:r>
      <w:r w:rsidR="003000EF">
        <w:rPr>
          <w:rFonts w:hint="eastAsia"/>
        </w:rPr>
        <w:t>默认为标准</w:t>
      </w:r>
      <w:r w:rsidR="003000EF">
        <w:rPr>
          <w:rFonts w:hint="eastAsia"/>
        </w:rPr>
        <w:t>.</w:t>
      </w:r>
      <w:commentRangeEnd w:id="40"/>
      <w:r w:rsidR="00810FA0">
        <w:rPr>
          <w:rStyle w:val="CommentReference"/>
          <w:rFonts w:asciiTheme="minorHAnsi" w:eastAsiaTheme="minorEastAsia" w:hAnsiTheme="minorHAnsi" w:cstheme="minorBidi"/>
        </w:rPr>
        <w:commentReference w:id="40"/>
      </w:r>
    </w:p>
    <w:p w:rsidR="003E6235" w:rsidRDefault="005A6463" w:rsidP="00C34657">
      <w:pPr>
        <w:pStyle w:val="BodyText"/>
        <w:numPr>
          <w:ilvl w:val="0"/>
          <w:numId w:val="6"/>
        </w:numPr>
        <w:spacing w:line="240" w:lineRule="auto"/>
        <w:ind w:firstLineChars="0"/>
      </w:pPr>
      <w:r>
        <w:rPr>
          <w:rFonts w:hint="eastAsia"/>
        </w:rPr>
        <w:t>首屏广告数只有当样式选择悬浮入口</w:t>
      </w:r>
      <w:r w:rsidR="00E7418E">
        <w:rPr>
          <w:rFonts w:hint="eastAsia"/>
        </w:rPr>
        <w:t>时</w:t>
      </w:r>
      <w:r>
        <w:rPr>
          <w:rFonts w:hint="eastAsia"/>
        </w:rPr>
        <w:t>才会出现，选项为：跳过首屏，</w:t>
      </w:r>
      <w:r>
        <w:rPr>
          <w:rFonts w:hint="eastAsia"/>
        </w:rPr>
        <w:t>4</w:t>
      </w:r>
      <w:r>
        <w:rPr>
          <w:rFonts w:hint="eastAsia"/>
        </w:rPr>
        <w:t>，</w:t>
      </w:r>
      <w:r>
        <w:rPr>
          <w:rFonts w:hint="eastAsia"/>
        </w:rPr>
        <w:t>8</w:t>
      </w:r>
      <w:r>
        <w:rPr>
          <w:rFonts w:hint="eastAsia"/>
        </w:rPr>
        <w:t>，即为小把手拉起后的广告数，默认</w:t>
      </w:r>
      <w:r w:rsidR="00CD60A5">
        <w:rPr>
          <w:rFonts w:hint="eastAsia"/>
        </w:rPr>
        <w:t>选择</w:t>
      </w:r>
      <w:r>
        <w:rPr>
          <w:rFonts w:hint="eastAsia"/>
        </w:rPr>
        <w:t>为跳过首屏。</w:t>
      </w:r>
      <w:r w:rsidR="00CB2714">
        <w:rPr>
          <w:rFonts w:hint="eastAsia"/>
        </w:rPr>
        <w:t>若选择</w:t>
      </w:r>
      <w:r w:rsidR="00CB2714">
        <w:rPr>
          <w:rFonts w:hint="eastAsia"/>
        </w:rPr>
        <w:t>8</w:t>
      </w:r>
      <w:r w:rsidR="00CB2714">
        <w:rPr>
          <w:rFonts w:hint="eastAsia"/>
        </w:rPr>
        <w:t>个的时候</w:t>
      </w:r>
      <w:r w:rsidR="00CB2714">
        <w:rPr>
          <w:rFonts w:hint="eastAsia"/>
        </w:rPr>
        <w:t>,</w:t>
      </w:r>
      <w:r w:rsidR="00CB2714">
        <w:rPr>
          <w:rFonts w:hint="eastAsia"/>
        </w:rPr>
        <w:t>前</w:t>
      </w:r>
      <w:r w:rsidR="00CB2714">
        <w:rPr>
          <w:rFonts w:hint="eastAsia"/>
        </w:rPr>
        <w:t>8</w:t>
      </w:r>
      <w:r w:rsidR="00CB2714">
        <w:rPr>
          <w:rFonts w:hint="eastAsia"/>
        </w:rPr>
        <w:t>个仅支持标准样式的</w:t>
      </w:r>
      <w:r w:rsidR="00110A79">
        <w:rPr>
          <w:rFonts w:hint="eastAsia"/>
        </w:rPr>
        <w:t>广告</w:t>
      </w:r>
      <w:r w:rsidR="00CB2714">
        <w:rPr>
          <w:rFonts w:hint="eastAsia"/>
        </w:rPr>
        <w:t>内容</w:t>
      </w:r>
      <w:r w:rsidR="00CB2714">
        <w:rPr>
          <w:rFonts w:hint="eastAsia"/>
        </w:rPr>
        <w:t>.</w:t>
      </w:r>
    </w:p>
    <w:p w:rsidR="004F50FE" w:rsidRDefault="00D10968" w:rsidP="00C34657">
      <w:pPr>
        <w:pStyle w:val="BodyText"/>
        <w:numPr>
          <w:ilvl w:val="0"/>
          <w:numId w:val="6"/>
        </w:numPr>
        <w:spacing w:line="240" w:lineRule="auto"/>
        <w:ind w:firstLineChars="0"/>
      </w:pPr>
      <w:commentRangeStart w:id="41"/>
      <w:r>
        <w:rPr>
          <w:rFonts w:hint="eastAsia"/>
        </w:rPr>
        <w:t>更新渠道功能</w:t>
      </w:r>
      <w:r>
        <w:rPr>
          <w:rFonts w:hint="eastAsia"/>
        </w:rPr>
        <w:t>:</w:t>
      </w:r>
      <w:commentRangeEnd w:id="41"/>
      <w:r w:rsidR="00810FA0">
        <w:rPr>
          <w:rStyle w:val="CommentReference"/>
          <w:rFonts w:asciiTheme="minorHAnsi" w:eastAsiaTheme="minorEastAsia" w:hAnsiTheme="minorHAnsi" w:cstheme="minorBidi"/>
        </w:rPr>
        <w:commentReference w:id="41"/>
      </w:r>
    </w:p>
    <w:p w:rsidR="004F50FE" w:rsidRDefault="004F50FE" w:rsidP="004F50FE">
      <w:pPr>
        <w:pStyle w:val="BodyText"/>
        <w:numPr>
          <w:ilvl w:val="0"/>
          <w:numId w:val="20"/>
        </w:numPr>
        <w:spacing w:line="240" w:lineRule="auto"/>
        <w:ind w:firstLineChars="0"/>
      </w:pPr>
      <w:r>
        <w:rPr>
          <w:rFonts w:hint="eastAsia"/>
        </w:rPr>
        <w:t>点击添加渠道</w:t>
      </w:r>
      <w:r>
        <w:rPr>
          <w:rFonts w:hint="eastAsia"/>
        </w:rPr>
        <w:t>,</w:t>
      </w:r>
      <w:r>
        <w:rPr>
          <w:rFonts w:hint="eastAsia"/>
        </w:rPr>
        <w:t>出现勾选框</w:t>
      </w:r>
      <w:r>
        <w:rPr>
          <w:rFonts w:hint="eastAsia"/>
        </w:rPr>
        <w:t>,</w:t>
      </w:r>
      <w:r>
        <w:rPr>
          <w:rFonts w:hint="eastAsia"/>
        </w:rPr>
        <w:t>以及渠道号输入框</w:t>
      </w:r>
      <w:r>
        <w:rPr>
          <w:rFonts w:hint="eastAsia"/>
        </w:rPr>
        <w:t>,</w:t>
      </w:r>
      <w:r>
        <w:rPr>
          <w:rFonts w:hint="eastAsia"/>
        </w:rPr>
        <w:t>出现概率输入框</w:t>
      </w:r>
      <w:r>
        <w:rPr>
          <w:rFonts w:hint="eastAsia"/>
        </w:rPr>
        <w:t>.</w:t>
      </w:r>
    </w:p>
    <w:p w:rsidR="004F50FE" w:rsidRDefault="005A6463" w:rsidP="004F50FE">
      <w:pPr>
        <w:pStyle w:val="BodyText"/>
        <w:numPr>
          <w:ilvl w:val="0"/>
          <w:numId w:val="20"/>
        </w:numPr>
        <w:spacing w:line="240" w:lineRule="auto"/>
        <w:ind w:firstLineChars="0"/>
      </w:pPr>
      <w:r>
        <w:rPr>
          <w:rFonts w:hint="eastAsia"/>
        </w:rPr>
        <w:t>选择</w:t>
      </w:r>
      <w:r w:rsidR="004F50FE">
        <w:rPr>
          <w:rFonts w:hint="eastAsia"/>
        </w:rPr>
        <w:t>所有</w:t>
      </w:r>
      <w:r>
        <w:rPr>
          <w:rFonts w:hint="eastAsia"/>
        </w:rPr>
        <w:t>渠道时，所有</w:t>
      </w:r>
      <w:r w:rsidR="004F50FE">
        <w:rPr>
          <w:rFonts w:hint="eastAsia"/>
        </w:rPr>
        <w:t>的</w:t>
      </w:r>
      <w:r>
        <w:rPr>
          <w:rFonts w:hint="eastAsia"/>
        </w:rPr>
        <w:t>渠道均会勾选，若所有渠道后方的空格填入数字，则上方所有渠道后方的数字均会填入该数字。</w:t>
      </w:r>
    </w:p>
    <w:p w:rsidR="005A6463" w:rsidRDefault="005A6463" w:rsidP="004F50FE">
      <w:pPr>
        <w:pStyle w:val="BodyText"/>
        <w:numPr>
          <w:ilvl w:val="0"/>
          <w:numId w:val="20"/>
        </w:numPr>
        <w:spacing w:line="240" w:lineRule="auto"/>
        <w:ind w:firstLineChars="0"/>
        <w:rPr>
          <w:ins w:id="42" w:author="erickfang" w:date="2011-10-27T20:46:00Z"/>
        </w:rPr>
      </w:pPr>
      <w:r>
        <w:rPr>
          <w:rFonts w:hint="eastAsia"/>
        </w:rPr>
        <w:t>默认勾选所有渠道，后方空格为空。</w:t>
      </w:r>
    </w:p>
    <w:p w:rsidR="00C31757" w:rsidRDefault="00C31757" w:rsidP="004F50FE">
      <w:pPr>
        <w:pStyle w:val="BodyText"/>
        <w:numPr>
          <w:ilvl w:val="0"/>
          <w:numId w:val="20"/>
        </w:numPr>
        <w:spacing w:line="240" w:lineRule="auto"/>
        <w:ind w:firstLineChars="0"/>
      </w:pPr>
      <w:ins w:id="43" w:author="erickfang" w:date="2011-10-27T20:46:00Z">
        <w:r>
          <w:rPr>
            <w:rFonts w:hint="eastAsia"/>
          </w:rPr>
          <w:t>iOS</w:t>
        </w:r>
        <w:r>
          <w:rPr>
            <w:rFonts w:hint="eastAsia"/>
          </w:rPr>
          <w:t>平台不显示渠道功能</w:t>
        </w:r>
      </w:ins>
      <w:ins w:id="44" w:author="erickfang" w:date="2011-10-27T20:47:00Z">
        <w:r>
          <w:rPr>
            <w:rFonts w:hint="eastAsia"/>
          </w:rPr>
          <w:t>。</w:t>
        </w:r>
      </w:ins>
    </w:p>
    <w:p w:rsidR="00D10968" w:rsidRDefault="00D10968" w:rsidP="00D10968">
      <w:pPr>
        <w:pStyle w:val="BodyText"/>
        <w:numPr>
          <w:ilvl w:val="0"/>
          <w:numId w:val="5"/>
        </w:numPr>
        <w:spacing w:line="240" w:lineRule="auto"/>
        <w:ind w:firstLineChars="0"/>
      </w:pPr>
      <w:r>
        <w:rPr>
          <w:rFonts w:hint="eastAsia"/>
        </w:rPr>
        <w:t>投放时段设置</w:t>
      </w:r>
      <w:r>
        <w:rPr>
          <w:rFonts w:hint="eastAsia"/>
        </w:rPr>
        <w:t>:</w:t>
      </w:r>
    </w:p>
    <w:p w:rsidR="00FA544A" w:rsidRDefault="00FA544A" w:rsidP="00FA544A">
      <w:pPr>
        <w:pStyle w:val="BodyText"/>
        <w:spacing w:line="240" w:lineRule="auto"/>
        <w:ind w:left="840" w:firstLineChars="0" w:firstLine="0"/>
      </w:pPr>
      <w:r>
        <w:rPr>
          <w:rFonts w:hint="eastAsia"/>
        </w:rPr>
        <w:lastRenderedPageBreak/>
        <w:t>有全时段投放</w:t>
      </w:r>
      <w:r>
        <w:rPr>
          <w:rFonts w:hint="eastAsia"/>
        </w:rPr>
        <w:t>,</w:t>
      </w:r>
      <w:r>
        <w:rPr>
          <w:rFonts w:hint="eastAsia"/>
        </w:rPr>
        <w:t>工作日投放</w:t>
      </w:r>
      <w:r>
        <w:rPr>
          <w:rFonts w:hint="eastAsia"/>
        </w:rPr>
        <w:t>,</w:t>
      </w:r>
      <w:r>
        <w:rPr>
          <w:rFonts w:hint="eastAsia"/>
        </w:rPr>
        <w:t>休息日投放和自定义四个选项</w:t>
      </w:r>
      <w:r>
        <w:rPr>
          <w:rFonts w:hint="eastAsia"/>
        </w:rPr>
        <w:t>,</w:t>
      </w:r>
      <w:r>
        <w:rPr>
          <w:rFonts w:hint="eastAsia"/>
        </w:rPr>
        <w:t>点击自定义后</w:t>
      </w:r>
      <w:r>
        <w:rPr>
          <w:rFonts w:hint="eastAsia"/>
        </w:rPr>
        <w:t>,</w:t>
      </w:r>
      <w:r>
        <w:rPr>
          <w:rFonts w:hint="eastAsia"/>
        </w:rPr>
        <w:t>出现下图</w:t>
      </w:r>
      <w:r>
        <w:rPr>
          <w:rFonts w:hint="eastAsia"/>
        </w:rPr>
        <w:t>:</w:t>
      </w:r>
    </w:p>
    <w:p w:rsidR="00D10968" w:rsidRDefault="007F7D38" w:rsidP="00D10968">
      <w:pPr>
        <w:pStyle w:val="BodyText"/>
        <w:spacing w:line="240" w:lineRule="auto"/>
        <w:ind w:left="840" w:firstLineChars="0" w:firstLine="0"/>
      </w:pPr>
      <w:r>
        <w:rPr>
          <w:noProof/>
        </w:rPr>
        <w:drawing>
          <wp:inline distT="0" distB="0" distL="0" distR="0">
            <wp:extent cx="3105150" cy="1181735"/>
            <wp:effectExtent l="1905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105150" cy="1181735"/>
                    </a:xfrm>
                    <a:prstGeom prst="rect">
                      <a:avLst/>
                    </a:prstGeom>
                    <a:noFill/>
                    <a:ln w="9525">
                      <a:noFill/>
                      <a:miter lim="800000"/>
                      <a:headEnd/>
                      <a:tailEnd/>
                    </a:ln>
                  </pic:spPr>
                </pic:pic>
              </a:graphicData>
            </a:graphic>
          </wp:inline>
        </w:drawing>
      </w:r>
    </w:p>
    <w:p w:rsidR="00D10968" w:rsidRDefault="00D10968" w:rsidP="003F05E5">
      <w:pPr>
        <w:pStyle w:val="BodyText"/>
        <w:numPr>
          <w:ilvl w:val="0"/>
          <w:numId w:val="19"/>
        </w:numPr>
        <w:spacing w:line="240" w:lineRule="auto"/>
        <w:ind w:firstLineChars="0"/>
      </w:pPr>
      <w:r>
        <w:rPr>
          <w:rFonts w:hint="eastAsia"/>
        </w:rPr>
        <w:t>点击箭头則取消</w:t>
      </w:r>
      <w:r>
        <w:rPr>
          <w:rFonts w:hint="eastAsia"/>
        </w:rPr>
        <w:t>/</w:t>
      </w:r>
      <w:r>
        <w:rPr>
          <w:rFonts w:hint="eastAsia"/>
        </w:rPr>
        <w:t>启动整列</w:t>
      </w:r>
      <w:r>
        <w:rPr>
          <w:rFonts w:hint="eastAsia"/>
        </w:rPr>
        <w:t>,</w:t>
      </w:r>
      <w:r>
        <w:rPr>
          <w:rFonts w:hint="eastAsia"/>
        </w:rPr>
        <w:t>点击星期則取消</w:t>
      </w:r>
      <w:r>
        <w:rPr>
          <w:rFonts w:hint="eastAsia"/>
        </w:rPr>
        <w:t>/</w:t>
      </w:r>
      <w:r>
        <w:rPr>
          <w:rFonts w:hint="eastAsia"/>
        </w:rPr>
        <w:t>启用整行</w:t>
      </w:r>
      <w:r>
        <w:rPr>
          <w:rFonts w:hint="eastAsia"/>
        </w:rPr>
        <w:t>.</w:t>
      </w:r>
    </w:p>
    <w:p w:rsidR="003F05E5" w:rsidRDefault="003F05E5" w:rsidP="003F05E5">
      <w:pPr>
        <w:pStyle w:val="BodyText"/>
        <w:numPr>
          <w:ilvl w:val="0"/>
          <w:numId w:val="19"/>
        </w:numPr>
        <w:spacing w:line="240" w:lineRule="auto"/>
        <w:ind w:firstLineChars="0"/>
      </w:pPr>
      <w:r>
        <w:rPr>
          <w:rFonts w:hint="eastAsia"/>
        </w:rPr>
        <w:t>点击某一个格子</w:t>
      </w:r>
      <w:r>
        <w:rPr>
          <w:rFonts w:hint="eastAsia"/>
        </w:rPr>
        <w:t>,</w:t>
      </w:r>
      <w:r>
        <w:rPr>
          <w:rFonts w:hint="eastAsia"/>
        </w:rPr>
        <w:t>則可取消</w:t>
      </w:r>
      <w:r>
        <w:rPr>
          <w:rFonts w:hint="eastAsia"/>
        </w:rPr>
        <w:t>/</w:t>
      </w:r>
      <w:r>
        <w:rPr>
          <w:rFonts w:hint="eastAsia"/>
        </w:rPr>
        <w:t>启用该格</w:t>
      </w:r>
      <w:r>
        <w:rPr>
          <w:rFonts w:hint="eastAsia"/>
        </w:rPr>
        <w:t>.</w:t>
      </w:r>
    </w:p>
    <w:p w:rsidR="003F05E5" w:rsidRDefault="003F05E5" w:rsidP="003F05E5">
      <w:pPr>
        <w:pStyle w:val="BodyText"/>
        <w:numPr>
          <w:ilvl w:val="0"/>
          <w:numId w:val="19"/>
        </w:numPr>
        <w:spacing w:line="240" w:lineRule="auto"/>
        <w:ind w:firstLineChars="0"/>
      </w:pPr>
      <w:r>
        <w:rPr>
          <w:rFonts w:hint="eastAsia"/>
        </w:rPr>
        <w:t>默认全部启用</w:t>
      </w:r>
      <w:r>
        <w:rPr>
          <w:rFonts w:hint="eastAsia"/>
        </w:rPr>
        <w:t>.</w:t>
      </w:r>
    </w:p>
    <w:p w:rsidR="00520453" w:rsidRDefault="00520453" w:rsidP="00C34657">
      <w:pPr>
        <w:pStyle w:val="BodyText"/>
        <w:numPr>
          <w:ilvl w:val="0"/>
          <w:numId w:val="5"/>
        </w:numPr>
        <w:spacing w:line="240" w:lineRule="auto"/>
        <w:ind w:firstLineChars="0"/>
      </w:pPr>
      <w:r>
        <w:rPr>
          <w:rFonts w:hint="eastAsia"/>
        </w:rPr>
        <w:t>高级设置</w:t>
      </w:r>
      <w:r>
        <w:rPr>
          <w:rFonts w:hint="eastAsia"/>
        </w:rPr>
        <w:t xml:space="preserve">: </w:t>
      </w:r>
      <w:r>
        <w:rPr>
          <w:rFonts w:hint="eastAsia"/>
        </w:rPr>
        <w:t>是否需要缓存广告内容，</w:t>
      </w:r>
      <w:r w:rsidR="002B7E90">
        <w:rPr>
          <w:rFonts w:hint="eastAsia"/>
        </w:rPr>
        <w:t>是否需要分页，</w:t>
      </w:r>
      <w:commentRangeStart w:id="45"/>
      <w:r>
        <w:rPr>
          <w:rFonts w:hint="eastAsia"/>
        </w:rPr>
        <w:t>是否需要显示更新，是否需要显示打开。</w:t>
      </w:r>
      <w:commentRangeEnd w:id="45"/>
      <w:r w:rsidR="00810FA0">
        <w:rPr>
          <w:rStyle w:val="CommentReference"/>
          <w:rFonts w:asciiTheme="minorHAnsi" w:eastAsiaTheme="minorEastAsia" w:hAnsiTheme="minorHAnsi" w:cstheme="minorBidi"/>
        </w:rPr>
        <w:commentReference w:id="45"/>
      </w:r>
    </w:p>
    <w:p w:rsidR="00F24E5F" w:rsidRDefault="00F24E5F" w:rsidP="00C34657">
      <w:pPr>
        <w:pStyle w:val="BodyText"/>
        <w:numPr>
          <w:ilvl w:val="0"/>
          <w:numId w:val="5"/>
        </w:numPr>
        <w:spacing w:line="240" w:lineRule="auto"/>
        <w:ind w:firstLineChars="0"/>
      </w:pPr>
      <w:r>
        <w:rPr>
          <w:rFonts w:hint="eastAsia"/>
        </w:rPr>
        <w:t>地域设置</w:t>
      </w:r>
      <w:r>
        <w:rPr>
          <w:rFonts w:hint="eastAsia"/>
        </w:rPr>
        <w:t xml:space="preserve">: </w:t>
      </w:r>
      <w:r>
        <w:rPr>
          <w:rFonts w:hint="eastAsia"/>
        </w:rPr>
        <w:t>投放广告位的地区，默认为全部。</w:t>
      </w:r>
    </w:p>
    <w:p w:rsidR="00F42CBD" w:rsidRDefault="00F42CBD" w:rsidP="00C34657">
      <w:pPr>
        <w:pStyle w:val="BodyText"/>
        <w:numPr>
          <w:ilvl w:val="0"/>
          <w:numId w:val="5"/>
        </w:numPr>
        <w:spacing w:line="240" w:lineRule="auto"/>
        <w:ind w:firstLineChars="0"/>
      </w:pPr>
      <w:commentRangeStart w:id="46"/>
      <w:r>
        <w:rPr>
          <w:rFonts w:hint="eastAsia"/>
        </w:rPr>
        <w:t>广告网络接入策略</w:t>
      </w:r>
      <w:r>
        <w:rPr>
          <w:rFonts w:hint="eastAsia"/>
        </w:rPr>
        <w:t xml:space="preserve">: </w:t>
      </w:r>
      <w:r w:rsidR="000E18EA">
        <w:rPr>
          <w:rFonts w:hint="eastAsia"/>
        </w:rPr>
        <w:t>可按两种方式补足</w:t>
      </w:r>
      <w:r w:rsidR="000E18EA">
        <w:rPr>
          <w:rFonts w:hint="eastAsia"/>
        </w:rPr>
        <w:t>.</w:t>
      </w:r>
      <w:commentRangeEnd w:id="46"/>
      <w:r w:rsidR="006D159D">
        <w:rPr>
          <w:rStyle w:val="CommentReference"/>
          <w:rFonts w:asciiTheme="minorHAnsi" w:eastAsiaTheme="minorEastAsia" w:hAnsiTheme="minorHAnsi" w:cstheme="minorBidi"/>
        </w:rPr>
        <w:commentReference w:id="46"/>
      </w:r>
    </w:p>
    <w:p w:rsidR="000E18EA" w:rsidRDefault="000E18EA" w:rsidP="00C34657">
      <w:pPr>
        <w:pStyle w:val="BodyText"/>
        <w:numPr>
          <w:ilvl w:val="0"/>
          <w:numId w:val="2"/>
        </w:numPr>
        <w:spacing w:line="240" w:lineRule="auto"/>
        <w:ind w:firstLineChars="0"/>
      </w:pPr>
      <w:r>
        <w:rPr>
          <w:rFonts w:hint="eastAsia"/>
        </w:rPr>
        <w:t>广告不足时按流量占比接入</w:t>
      </w:r>
      <w:r>
        <w:rPr>
          <w:rFonts w:hint="eastAsia"/>
        </w:rPr>
        <w:t xml:space="preserve">: </w:t>
      </w:r>
      <w:r>
        <w:rPr>
          <w:rFonts w:hint="eastAsia"/>
        </w:rPr>
        <w:t>当某次请求的广告数不足</w:t>
      </w:r>
      <w:r>
        <w:t>N</w:t>
      </w:r>
      <w:r>
        <w:rPr>
          <w:rFonts w:hint="eastAsia"/>
        </w:rPr>
        <w:t>条</w:t>
      </w:r>
      <w:r>
        <w:rPr>
          <w:rFonts w:hint="eastAsia"/>
        </w:rPr>
        <w:t>(N</w:t>
      </w:r>
      <w:r>
        <w:rPr>
          <w:rFonts w:hint="eastAsia"/>
        </w:rPr>
        <w:t>为服务器端配置</w:t>
      </w:r>
      <w:r>
        <w:rPr>
          <w:rFonts w:hint="eastAsia"/>
        </w:rPr>
        <w:t>)</w:t>
      </w:r>
      <w:r>
        <w:rPr>
          <w:rFonts w:hint="eastAsia"/>
        </w:rPr>
        <w:t>时</w:t>
      </w:r>
      <w:r>
        <w:rPr>
          <w:rFonts w:hint="eastAsia"/>
        </w:rPr>
        <w:t>,</w:t>
      </w:r>
      <w:r>
        <w:rPr>
          <w:rFonts w:hint="eastAsia"/>
        </w:rPr>
        <w:t>用户勾选的网络会自动接入</w:t>
      </w:r>
      <w:r>
        <w:rPr>
          <w:rFonts w:hint="eastAsia"/>
        </w:rPr>
        <w:t>,</w:t>
      </w:r>
      <w:r>
        <w:rPr>
          <w:rFonts w:hint="eastAsia"/>
        </w:rPr>
        <w:t>具体接入量按用户填入的流量占比</w:t>
      </w:r>
      <w:r>
        <w:rPr>
          <w:rFonts w:hint="eastAsia"/>
        </w:rPr>
        <w:t>.</w:t>
      </w:r>
    </w:p>
    <w:p w:rsidR="000E18EA" w:rsidRDefault="000E18EA" w:rsidP="00C34657">
      <w:pPr>
        <w:pStyle w:val="BodyText"/>
        <w:numPr>
          <w:ilvl w:val="0"/>
          <w:numId w:val="2"/>
        </w:numPr>
        <w:spacing w:line="240" w:lineRule="auto"/>
        <w:ind w:firstLineChars="0"/>
      </w:pPr>
      <w:r>
        <w:rPr>
          <w:rFonts w:hint="eastAsia"/>
        </w:rPr>
        <w:t>任何情况均按流量占比接入</w:t>
      </w:r>
      <w:r>
        <w:rPr>
          <w:rFonts w:hint="eastAsia"/>
        </w:rPr>
        <w:t xml:space="preserve">: </w:t>
      </w:r>
      <w:r>
        <w:rPr>
          <w:rFonts w:hint="eastAsia"/>
        </w:rPr>
        <w:t>任何时刻均按照用户设置的流量占比来接</w:t>
      </w:r>
      <w:r>
        <w:rPr>
          <w:rFonts w:hint="eastAsia"/>
        </w:rPr>
        <w:t>.</w:t>
      </w:r>
    </w:p>
    <w:p w:rsidR="000E18EA" w:rsidRDefault="000E18EA" w:rsidP="00C34657">
      <w:pPr>
        <w:pStyle w:val="BodyText"/>
        <w:numPr>
          <w:ilvl w:val="0"/>
          <w:numId w:val="2"/>
        </w:numPr>
        <w:spacing w:line="240" w:lineRule="auto"/>
        <w:ind w:firstLineChars="0"/>
      </w:pPr>
      <w:r>
        <w:rPr>
          <w:rFonts w:hint="eastAsia"/>
        </w:rPr>
        <w:t>各个网络后方均有设置按钮</w:t>
      </w:r>
      <w:r>
        <w:rPr>
          <w:rFonts w:hint="eastAsia"/>
        </w:rPr>
        <w:t>,</w:t>
      </w:r>
      <w:r>
        <w:rPr>
          <w:rFonts w:hint="eastAsia"/>
        </w:rPr>
        <w:t>点击后弹出浮出层进入该网络的设置页面</w:t>
      </w:r>
      <w:r>
        <w:rPr>
          <w:rFonts w:hint="eastAsia"/>
        </w:rPr>
        <w:t>.</w:t>
      </w:r>
    </w:p>
    <w:p w:rsidR="00F06CC3" w:rsidRDefault="003E32D4" w:rsidP="00C34657">
      <w:pPr>
        <w:pStyle w:val="BodyText"/>
        <w:numPr>
          <w:ilvl w:val="0"/>
          <w:numId w:val="2"/>
        </w:numPr>
        <w:spacing w:line="240" w:lineRule="auto"/>
        <w:ind w:firstLineChars="0"/>
      </w:pPr>
      <w:r>
        <w:rPr>
          <w:rFonts w:hint="eastAsia"/>
        </w:rPr>
        <w:t>每个网络，友盟均有一个唯一的</w:t>
      </w:r>
      <w:r>
        <w:rPr>
          <w:rFonts w:hint="eastAsia"/>
        </w:rPr>
        <w:t>key</w:t>
      </w:r>
      <w:r>
        <w:rPr>
          <w:rFonts w:hint="eastAsia"/>
        </w:rPr>
        <w:t>，通过这个网络</w:t>
      </w:r>
      <w:r>
        <w:rPr>
          <w:rFonts w:hint="eastAsia"/>
        </w:rPr>
        <w:t>id+</w:t>
      </w:r>
      <w:r>
        <w:rPr>
          <w:rFonts w:hint="eastAsia"/>
        </w:rPr>
        <w:t>友盟在该网络的</w:t>
      </w:r>
      <w:r>
        <w:rPr>
          <w:rFonts w:hint="eastAsia"/>
        </w:rPr>
        <w:t>key</w:t>
      </w:r>
      <w:r>
        <w:rPr>
          <w:rFonts w:hint="eastAsia"/>
        </w:rPr>
        <w:t>进行相应的结算。</w:t>
      </w:r>
      <w:r w:rsidR="00C2290F">
        <w:rPr>
          <w:rFonts w:hint="eastAsia"/>
        </w:rPr>
        <w:t>若已在该网络作为</w:t>
      </w:r>
      <w:r w:rsidR="00C2290F">
        <w:rPr>
          <w:rFonts w:hint="eastAsia"/>
        </w:rPr>
        <w:t>publisher</w:t>
      </w:r>
      <w:r w:rsidR="00C2290F">
        <w:rPr>
          <w:rFonts w:hint="eastAsia"/>
        </w:rPr>
        <w:t>注册，则可以使用该</w:t>
      </w:r>
      <w:r w:rsidR="00C2290F">
        <w:rPr>
          <w:rFonts w:hint="eastAsia"/>
        </w:rPr>
        <w:t>key</w:t>
      </w:r>
      <w:r w:rsidR="00C2290F">
        <w:rPr>
          <w:rFonts w:hint="eastAsia"/>
        </w:rPr>
        <w:t>。</w:t>
      </w:r>
    </w:p>
    <w:p w:rsidR="00E53887" w:rsidRDefault="00E53887" w:rsidP="00C34657">
      <w:pPr>
        <w:pStyle w:val="BodyText"/>
        <w:numPr>
          <w:ilvl w:val="0"/>
          <w:numId w:val="2"/>
        </w:numPr>
        <w:spacing w:line="240" w:lineRule="auto"/>
        <w:ind w:firstLineChars="0"/>
      </w:pPr>
      <w:r>
        <w:rPr>
          <w:rFonts w:hint="eastAsia"/>
        </w:rPr>
        <w:t>友盟交换网络</w:t>
      </w:r>
      <w:r>
        <w:rPr>
          <w:rFonts w:hint="eastAsia"/>
        </w:rPr>
        <w:t>&amp;</w:t>
      </w:r>
      <w:r>
        <w:rPr>
          <w:rFonts w:hint="eastAsia"/>
        </w:rPr>
        <w:t>友盟付费应用网络的设置</w:t>
      </w:r>
      <w:r>
        <w:rPr>
          <w:rFonts w:hint="eastAsia"/>
        </w:rPr>
        <w:t xml:space="preserve">: </w:t>
      </w:r>
      <w:r>
        <w:rPr>
          <w:rFonts w:hint="eastAsia"/>
        </w:rPr>
        <w:t>功能一</w:t>
      </w:r>
      <w:r>
        <w:rPr>
          <w:rFonts w:hint="eastAsia"/>
        </w:rPr>
        <w:t xml:space="preserve">: </w:t>
      </w:r>
      <w:r>
        <w:rPr>
          <w:rFonts w:hint="eastAsia"/>
        </w:rPr>
        <w:t>输入账号密码</w:t>
      </w:r>
      <w:r>
        <w:rPr>
          <w:rFonts w:hint="eastAsia"/>
        </w:rPr>
        <w:t>,</w:t>
      </w:r>
      <w:r>
        <w:rPr>
          <w:rFonts w:hint="eastAsia"/>
        </w:rPr>
        <w:t>或选择没有账号</w:t>
      </w:r>
      <w:r>
        <w:rPr>
          <w:rFonts w:hint="eastAsia"/>
        </w:rPr>
        <w:t>;</w:t>
      </w:r>
      <w:r>
        <w:rPr>
          <w:rFonts w:hint="eastAsia"/>
        </w:rPr>
        <w:t>功能二</w:t>
      </w:r>
      <w:r>
        <w:rPr>
          <w:rFonts w:hint="eastAsia"/>
        </w:rPr>
        <w:t>:</w:t>
      </w:r>
      <w:r>
        <w:rPr>
          <w:rFonts w:hint="eastAsia"/>
        </w:rPr>
        <w:t>输入黑名单</w:t>
      </w:r>
      <w:r>
        <w:rPr>
          <w:rFonts w:hint="eastAsia"/>
        </w:rPr>
        <w:t>;</w:t>
      </w:r>
      <w:r>
        <w:rPr>
          <w:rFonts w:hint="eastAsia"/>
        </w:rPr>
        <w:t>功能三</w:t>
      </w:r>
      <w:r>
        <w:rPr>
          <w:rFonts w:hint="eastAsia"/>
        </w:rPr>
        <w:t xml:space="preserve">: </w:t>
      </w:r>
      <w:r>
        <w:rPr>
          <w:rFonts w:hint="eastAsia"/>
        </w:rPr>
        <w:t>同现有交换网络的编辑被推广的内容页面。</w:t>
      </w:r>
    </w:p>
    <w:p w:rsidR="00E53887" w:rsidRDefault="00E53887" w:rsidP="00C34657">
      <w:pPr>
        <w:pStyle w:val="BodyText"/>
        <w:numPr>
          <w:ilvl w:val="0"/>
          <w:numId w:val="2"/>
        </w:numPr>
        <w:spacing w:line="240" w:lineRule="auto"/>
        <w:ind w:firstLineChars="0"/>
      </w:pPr>
      <w:r>
        <w:rPr>
          <w:rFonts w:hint="eastAsia"/>
        </w:rPr>
        <w:t>友盟广告网络的设置</w:t>
      </w:r>
      <w:r>
        <w:rPr>
          <w:rFonts w:hint="eastAsia"/>
        </w:rPr>
        <w:t xml:space="preserve">: </w:t>
      </w:r>
      <w:r>
        <w:rPr>
          <w:rFonts w:hint="eastAsia"/>
        </w:rPr>
        <w:t>功能一</w:t>
      </w:r>
      <w:r>
        <w:rPr>
          <w:rFonts w:hint="eastAsia"/>
        </w:rPr>
        <w:t xml:space="preserve">: </w:t>
      </w:r>
      <w:r>
        <w:rPr>
          <w:rFonts w:hint="eastAsia"/>
        </w:rPr>
        <w:t>同交换网络</w:t>
      </w:r>
      <w:r>
        <w:rPr>
          <w:rFonts w:hint="eastAsia"/>
        </w:rPr>
        <w:t xml:space="preserve">; </w:t>
      </w:r>
      <w:r>
        <w:rPr>
          <w:rFonts w:hint="eastAsia"/>
        </w:rPr>
        <w:t>功能二</w:t>
      </w:r>
      <w:r>
        <w:rPr>
          <w:rFonts w:hint="eastAsia"/>
        </w:rPr>
        <w:t xml:space="preserve">: </w:t>
      </w:r>
      <w:r>
        <w:rPr>
          <w:rFonts w:hint="eastAsia"/>
        </w:rPr>
        <w:t>设置投放的广告主行业</w:t>
      </w:r>
      <w:r>
        <w:rPr>
          <w:rFonts w:hint="eastAsia"/>
        </w:rPr>
        <w:t xml:space="preserve">; </w:t>
      </w:r>
    </w:p>
    <w:p w:rsidR="00E53887" w:rsidRPr="005A6463" w:rsidRDefault="00E53887" w:rsidP="00C34657">
      <w:pPr>
        <w:pStyle w:val="BodyText"/>
        <w:numPr>
          <w:ilvl w:val="0"/>
          <w:numId w:val="2"/>
        </w:numPr>
        <w:spacing w:line="240" w:lineRule="auto"/>
        <w:ind w:firstLineChars="0"/>
      </w:pPr>
      <w:r>
        <w:rPr>
          <w:rFonts w:hint="eastAsia"/>
        </w:rPr>
        <w:t>其他广告网络</w:t>
      </w:r>
      <w:r>
        <w:rPr>
          <w:rFonts w:hint="eastAsia"/>
        </w:rPr>
        <w:t xml:space="preserve">: </w:t>
      </w:r>
      <w:r>
        <w:rPr>
          <w:rFonts w:hint="eastAsia"/>
        </w:rPr>
        <w:t>同上</w:t>
      </w:r>
      <w:r>
        <w:rPr>
          <w:rFonts w:hint="eastAsia"/>
        </w:rPr>
        <w:t>.</w:t>
      </w:r>
    </w:p>
    <w:p w:rsidR="005A6463" w:rsidRPr="003E32D4" w:rsidRDefault="005A6463" w:rsidP="00A0049F">
      <w:pPr>
        <w:pStyle w:val="BodyText"/>
        <w:spacing w:line="240" w:lineRule="auto"/>
        <w:ind w:left="420" w:firstLineChars="0" w:firstLine="0"/>
      </w:pPr>
    </w:p>
    <w:p w:rsidR="00E82616" w:rsidRDefault="00466948" w:rsidP="00F21406">
      <w:pPr>
        <w:pStyle w:val="Heading2"/>
        <w:ind w:left="0"/>
        <w:jc w:val="left"/>
        <w:rPr>
          <w:color w:val="1F497D" w:themeColor="text2"/>
        </w:rPr>
      </w:pPr>
      <w:bookmarkStart w:id="47" w:name="_Toc305503620"/>
      <w:r>
        <w:rPr>
          <w:rFonts w:hint="eastAsia"/>
          <w:color w:val="1F497D" w:themeColor="text2"/>
        </w:rPr>
        <w:t>子功能点</w:t>
      </w:r>
      <w:r w:rsidR="003D0FF4">
        <w:rPr>
          <w:rFonts w:hint="eastAsia"/>
          <w:color w:val="1F497D" w:themeColor="text2"/>
        </w:rPr>
        <w:t>三</w:t>
      </w:r>
      <w:r>
        <w:rPr>
          <w:rFonts w:hint="eastAsia"/>
          <w:color w:val="1F497D" w:themeColor="text2"/>
        </w:rPr>
        <w:t>、</w:t>
      </w:r>
      <w:r w:rsidR="00D85259">
        <w:rPr>
          <w:rFonts w:hint="eastAsia"/>
          <w:color w:val="1F497D" w:themeColor="text2"/>
        </w:rPr>
        <w:t>广告新建</w:t>
      </w:r>
      <w:r w:rsidR="00D85259">
        <w:rPr>
          <w:rFonts w:hint="eastAsia"/>
          <w:color w:val="1F497D" w:themeColor="text2"/>
        </w:rPr>
        <w:t>/</w:t>
      </w:r>
      <w:r w:rsidR="00D85259">
        <w:rPr>
          <w:rFonts w:hint="eastAsia"/>
          <w:color w:val="1F497D" w:themeColor="text2"/>
        </w:rPr>
        <w:t>编辑页面</w:t>
      </w:r>
      <w:bookmarkEnd w:id="47"/>
    </w:p>
    <w:p w:rsidR="000443EF" w:rsidRDefault="000443EF" w:rsidP="000443EF">
      <w:pPr>
        <w:pStyle w:val="Heading3"/>
      </w:pPr>
      <w:bookmarkStart w:id="48" w:name="_Toc305503621"/>
      <w:r>
        <w:rPr>
          <w:rFonts w:hint="eastAsia"/>
        </w:rPr>
        <w:t>功能类型和优先级</w:t>
      </w:r>
      <w:bookmarkEnd w:id="48"/>
    </w:p>
    <w:p w:rsidR="000443EF" w:rsidRPr="000443EF" w:rsidRDefault="00F76019" w:rsidP="000443EF">
      <w:pPr>
        <w:pStyle w:val="BodyText"/>
        <w:ind w:firstLine="420"/>
      </w:pPr>
      <w:r>
        <w:rPr>
          <w:rFonts w:hint="eastAsia"/>
        </w:rPr>
        <w:t>新</w:t>
      </w:r>
      <w:r w:rsidR="000443EF">
        <w:rPr>
          <w:rFonts w:hint="eastAsia"/>
        </w:rPr>
        <w:t>功能点，优先级</w:t>
      </w:r>
      <w:r w:rsidR="00966893">
        <w:rPr>
          <w:rFonts w:hint="eastAsia"/>
        </w:rPr>
        <w:t>高</w:t>
      </w:r>
    </w:p>
    <w:p w:rsidR="00A10052" w:rsidRDefault="00A10052" w:rsidP="00A10052">
      <w:pPr>
        <w:pStyle w:val="Heading3"/>
      </w:pPr>
      <w:bookmarkStart w:id="49" w:name="_Toc305503622"/>
      <w:r w:rsidRPr="00311258">
        <w:rPr>
          <w:rFonts w:hint="eastAsia"/>
        </w:rPr>
        <w:t>页面功能描述</w:t>
      </w:r>
      <w:bookmarkEnd w:id="49"/>
    </w:p>
    <w:p w:rsidR="003D0FF4" w:rsidRDefault="003D0FF4" w:rsidP="00D16063">
      <w:pPr>
        <w:pStyle w:val="BodyText"/>
        <w:ind w:firstLine="420"/>
      </w:pPr>
      <w:r>
        <w:rPr>
          <w:rFonts w:hint="eastAsia"/>
        </w:rPr>
        <w:t>入口：广告位管理页面</w:t>
      </w:r>
      <w:r w:rsidR="004E23D2">
        <w:rPr>
          <w:rFonts w:hint="eastAsia"/>
        </w:rPr>
        <w:t>,</w:t>
      </w:r>
      <w:r>
        <w:rPr>
          <w:rFonts w:hint="eastAsia"/>
        </w:rPr>
        <w:t>广告页面</w:t>
      </w:r>
      <w:r w:rsidR="004E23D2">
        <w:rPr>
          <w:rFonts w:hint="eastAsia"/>
        </w:rPr>
        <w:t>以及订单页面</w:t>
      </w:r>
      <w:r>
        <w:rPr>
          <w:rFonts w:hint="eastAsia"/>
        </w:rPr>
        <w:t>的新建广告按钮。</w:t>
      </w:r>
    </w:p>
    <w:p w:rsidR="00D16063" w:rsidRDefault="00D93AED" w:rsidP="00D16063">
      <w:pPr>
        <w:pStyle w:val="BodyText"/>
        <w:ind w:firstLine="420"/>
      </w:pPr>
      <w:r>
        <w:rPr>
          <w:rFonts w:hint="eastAsia"/>
        </w:rPr>
        <w:t>广告新建</w:t>
      </w:r>
      <w:r>
        <w:t>/</w:t>
      </w:r>
      <w:r>
        <w:rPr>
          <w:rFonts w:hint="eastAsia"/>
        </w:rPr>
        <w:t>编辑页面分广告设置页面和内容编辑页面两个页面。</w:t>
      </w:r>
    </w:p>
    <w:p w:rsidR="00D93AED" w:rsidRDefault="00D93AED" w:rsidP="00D93AED">
      <w:pPr>
        <w:pStyle w:val="BodyText"/>
        <w:ind w:firstLine="420"/>
      </w:pPr>
      <w:r>
        <w:rPr>
          <w:rFonts w:hint="eastAsia"/>
        </w:rPr>
        <w:t>4.</w:t>
      </w:r>
      <w:r w:rsidR="007167C7">
        <w:rPr>
          <w:rFonts w:hint="eastAsia"/>
        </w:rPr>
        <w:t>3</w:t>
      </w:r>
      <w:r>
        <w:rPr>
          <w:rFonts w:hint="eastAsia"/>
        </w:rPr>
        <w:t>.3.1</w:t>
      </w:r>
      <w:r w:rsidR="00331E50">
        <w:rPr>
          <w:rFonts w:hint="eastAsia"/>
        </w:rPr>
        <w:t>、</w:t>
      </w:r>
      <w:r>
        <w:rPr>
          <w:rFonts w:hint="eastAsia"/>
        </w:rPr>
        <w:t>广告设置页面：</w:t>
      </w:r>
    </w:p>
    <w:p w:rsidR="00D93AED" w:rsidRPr="00D93AED" w:rsidRDefault="00275873" w:rsidP="00D93AED">
      <w:pPr>
        <w:pStyle w:val="BodyText"/>
        <w:spacing w:line="240" w:lineRule="auto"/>
        <w:ind w:firstLine="420"/>
      </w:pPr>
      <w:r>
        <w:rPr>
          <w:noProof/>
        </w:rPr>
        <w:lastRenderedPageBreak/>
        <w:drawing>
          <wp:inline distT="0" distB="0" distL="0" distR="0">
            <wp:extent cx="5274310" cy="4261550"/>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274310" cy="4261550"/>
                    </a:xfrm>
                    <a:prstGeom prst="rect">
                      <a:avLst/>
                    </a:prstGeom>
                    <a:noFill/>
                    <a:ln w="9525">
                      <a:noFill/>
                      <a:miter lim="800000"/>
                      <a:headEnd/>
                      <a:tailEnd/>
                    </a:ln>
                  </pic:spPr>
                </pic:pic>
              </a:graphicData>
            </a:graphic>
          </wp:inline>
        </w:drawing>
      </w:r>
      <w:r w:rsidR="006E1E27">
        <w:rPr>
          <w:rStyle w:val="CommentReference"/>
          <w:rFonts w:asciiTheme="minorHAnsi" w:eastAsiaTheme="minorEastAsia" w:hAnsiTheme="minorHAnsi" w:cstheme="minorBidi"/>
        </w:rPr>
        <w:commentReference w:id="50"/>
      </w:r>
    </w:p>
    <w:p w:rsidR="004137B8" w:rsidRDefault="004137B8" w:rsidP="00C34657">
      <w:pPr>
        <w:pStyle w:val="BodyText"/>
        <w:numPr>
          <w:ilvl w:val="0"/>
          <w:numId w:val="3"/>
        </w:numPr>
        <w:ind w:firstLineChars="0"/>
        <w:rPr>
          <w:ins w:id="51" w:author="erickfang" w:date="2011-10-17T17:00:00Z"/>
        </w:rPr>
      </w:pPr>
      <w:ins w:id="52" w:author="erickfang" w:date="2011-10-13T00:49:00Z">
        <w:r>
          <w:rPr>
            <w:rFonts w:hint="eastAsia"/>
          </w:rPr>
          <w:t>广告名称：广告名称之间不得重复。不得超过</w:t>
        </w:r>
        <w:r>
          <w:rPr>
            <w:rFonts w:hint="eastAsia"/>
          </w:rPr>
          <w:t>30</w:t>
        </w:r>
        <w:r>
          <w:rPr>
            <w:rFonts w:hint="eastAsia"/>
          </w:rPr>
          <w:t>个字符。</w:t>
        </w:r>
      </w:ins>
    </w:p>
    <w:p w:rsidR="00A9143D" w:rsidRDefault="00A9143D" w:rsidP="00C34657">
      <w:pPr>
        <w:pStyle w:val="BodyText"/>
        <w:numPr>
          <w:ilvl w:val="0"/>
          <w:numId w:val="3"/>
        </w:numPr>
        <w:ind w:firstLineChars="0"/>
        <w:rPr>
          <w:ins w:id="53" w:author="erickfang" w:date="2011-10-13T00:49:00Z"/>
        </w:rPr>
      </w:pPr>
      <w:ins w:id="54" w:author="erickfang" w:date="2011-10-17T17:00:00Z">
        <w:r>
          <w:rPr>
            <w:rFonts w:hint="eastAsia"/>
          </w:rPr>
          <w:t>所属订单：可以选择已经建立好的订单。选择订单后，投放时间会按照订单的时间进行相应的更改。此时</w:t>
        </w:r>
      </w:ins>
      <w:ins w:id="55" w:author="erickfang" w:date="2011-10-17T17:01:00Z">
        <w:r>
          <w:rPr>
            <w:rFonts w:hint="eastAsia"/>
          </w:rPr>
          <w:t>用户仍可修改</w:t>
        </w:r>
      </w:ins>
      <w:ins w:id="56" w:author="erickfang" w:date="2011-10-17T17:02:00Z">
        <w:r>
          <w:rPr>
            <w:rFonts w:hint="eastAsia"/>
          </w:rPr>
          <w:t>该</w:t>
        </w:r>
      </w:ins>
      <w:ins w:id="57" w:author="erickfang" w:date="2011-10-17T17:01:00Z">
        <w:r>
          <w:rPr>
            <w:rFonts w:hint="eastAsia"/>
          </w:rPr>
          <w:t>广告时间，</w:t>
        </w:r>
      </w:ins>
      <w:ins w:id="58" w:author="erickfang" w:date="2011-10-17T17:02:00Z">
        <w:r>
          <w:rPr>
            <w:rFonts w:hint="eastAsia"/>
          </w:rPr>
          <w:t>最后</w:t>
        </w:r>
      </w:ins>
      <w:ins w:id="59" w:author="erickfang" w:date="2011-10-17T17:03:00Z">
        <w:r>
          <w:rPr>
            <w:rFonts w:hint="eastAsia"/>
          </w:rPr>
          <w:t>该广告的实际可投放时间为订单时间与广告时间的交集。</w:t>
        </w:r>
      </w:ins>
    </w:p>
    <w:p w:rsidR="00331E50" w:rsidRDefault="006265C1" w:rsidP="00C34657">
      <w:pPr>
        <w:pStyle w:val="BodyText"/>
        <w:numPr>
          <w:ilvl w:val="0"/>
          <w:numId w:val="3"/>
        </w:numPr>
        <w:ind w:firstLineChars="0"/>
      </w:pPr>
      <w:r>
        <w:rPr>
          <w:rFonts w:hint="eastAsia"/>
        </w:rPr>
        <w:t>选取</w:t>
      </w:r>
      <w:r w:rsidR="00D93AED">
        <w:rPr>
          <w:rFonts w:hint="eastAsia"/>
        </w:rPr>
        <w:t>广告位：</w:t>
      </w:r>
      <w:r w:rsidR="00810FA0">
        <w:t xml:space="preserve"> </w:t>
      </w:r>
    </w:p>
    <w:p w:rsidR="00331E50" w:rsidRDefault="005E64BD" w:rsidP="00C34657">
      <w:pPr>
        <w:pStyle w:val="BodyText"/>
        <w:numPr>
          <w:ilvl w:val="0"/>
          <w:numId w:val="4"/>
        </w:numPr>
        <w:ind w:firstLineChars="0"/>
      </w:pPr>
      <w:r>
        <w:rPr>
          <w:rFonts w:hint="eastAsia"/>
        </w:rPr>
        <w:t>排序优先级，类型</w:t>
      </w:r>
      <w:r>
        <w:t>&gt;</w:t>
      </w:r>
      <w:r>
        <w:rPr>
          <w:rFonts w:hint="eastAsia"/>
        </w:rPr>
        <w:t>应用</w:t>
      </w:r>
      <w:r>
        <w:rPr>
          <w:rFonts w:hint="eastAsia"/>
        </w:rPr>
        <w:t>&gt;</w:t>
      </w:r>
      <w:r>
        <w:rPr>
          <w:rFonts w:hint="eastAsia"/>
        </w:rPr>
        <w:t>尺寸</w:t>
      </w:r>
      <w:r w:rsidR="00B1113B">
        <w:rPr>
          <w:rFonts w:hint="eastAsia"/>
        </w:rPr>
        <w:t>&gt;</w:t>
      </w:r>
      <w:r w:rsidR="00B1113B">
        <w:rPr>
          <w:rFonts w:hint="eastAsia"/>
        </w:rPr>
        <w:t>创建时间</w:t>
      </w:r>
      <w:r>
        <w:rPr>
          <w:rFonts w:hint="eastAsia"/>
        </w:rPr>
        <w:t xml:space="preserve">, </w:t>
      </w:r>
      <w:r>
        <w:rPr>
          <w:rFonts w:hint="eastAsia"/>
        </w:rPr>
        <w:t>非数字类以字母顺序从</w:t>
      </w:r>
      <w:r>
        <w:t>a-&gt;z</w:t>
      </w:r>
      <w:r>
        <w:rPr>
          <w:rFonts w:hint="eastAsia"/>
        </w:rPr>
        <w:t>排序</w:t>
      </w:r>
      <w:r>
        <w:rPr>
          <w:rFonts w:hint="eastAsia"/>
        </w:rPr>
        <w:t>,</w:t>
      </w:r>
      <w:r>
        <w:rPr>
          <w:rFonts w:hint="eastAsia"/>
        </w:rPr>
        <w:t>数字类以第一项数字从大到小排序。</w:t>
      </w:r>
    </w:p>
    <w:p w:rsidR="00331E50" w:rsidRDefault="00331E50" w:rsidP="00C34657">
      <w:pPr>
        <w:pStyle w:val="BodyText"/>
        <w:numPr>
          <w:ilvl w:val="0"/>
          <w:numId w:val="4"/>
        </w:numPr>
        <w:ind w:firstLineChars="0"/>
      </w:pPr>
      <w:r>
        <w:rPr>
          <w:rFonts w:hint="eastAsia"/>
        </w:rPr>
        <w:t>尺寸为实际广告可展现的位置的尺寸</w:t>
      </w:r>
      <w:r>
        <w:rPr>
          <w:rFonts w:hint="eastAsia"/>
        </w:rPr>
        <w:t>,</w:t>
      </w:r>
      <w:r>
        <w:rPr>
          <w:rFonts w:hint="eastAsia"/>
        </w:rPr>
        <w:t>例如小把手的尺寸为拉起后</w:t>
      </w:r>
      <w:r>
        <w:rPr>
          <w:rFonts w:hint="eastAsia"/>
        </w:rPr>
        <w:t>banner</w:t>
      </w:r>
      <w:r>
        <w:rPr>
          <w:rFonts w:hint="eastAsia"/>
        </w:rPr>
        <w:t>的尺寸。</w:t>
      </w:r>
    </w:p>
    <w:p w:rsidR="00331E50" w:rsidRDefault="00D93AED" w:rsidP="00C34657">
      <w:pPr>
        <w:pStyle w:val="BodyText"/>
        <w:numPr>
          <w:ilvl w:val="0"/>
          <w:numId w:val="4"/>
        </w:numPr>
        <w:ind w:firstLineChars="0"/>
      </w:pPr>
      <w:r>
        <w:rPr>
          <w:rFonts w:hint="eastAsia"/>
        </w:rPr>
        <w:t>为勾选的形式，可以多选。</w:t>
      </w:r>
      <w:r w:rsidR="005E64BD">
        <w:rPr>
          <w:rFonts w:hint="eastAsia"/>
        </w:rPr>
        <w:t>勾选某一广告位后，非该广告位尺寸的广告位自动变灰色不可点。</w:t>
      </w:r>
    </w:p>
    <w:p w:rsidR="00D93AED" w:rsidRDefault="00331E50" w:rsidP="00C34657">
      <w:pPr>
        <w:pStyle w:val="BodyText"/>
        <w:numPr>
          <w:ilvl w:val="0"/>
          <w:numId w:val="4"/>
        </w:numPr>
        <w:ind w:firstLineChars="0"/>
      </w:pPr>
      <w:r>
        <w:rPr>
          <w:rFonts w:hint="eastAsia"/>
        </w:rPr>
        <w:t>设置分页，每页</w:t>
      </w:r>
      <w:r>
        <w:t>K(K</w:t>
      </w:r>
      <w:r>
        <w:rPr>
          <w:rFonts w:hint="eastAsia"/>
        </w:rPr>
        <w:t>可配置</w:t>
      </w:r>
      <w:r>
        <w:rPr>
          <w:rFonts w:hint="eastAsia"/>
        </w:rPr>
        <w:t>,</w:t>
      </w:r>
      <w:r>
        <w:rPr>
          <w:rFonts w:hint="eastAsia"/>
        </w:rPr>
        <w:t>默认为</w:t>
      </w:r>
      <w:r>
        <w:rPr>
          <w:rFonts w:hint="eastAsia"/>
        </w:rPr>
        <w:t>3)</w:t>
      </w:r>
      <w:r>
        <w:rPr>
          <w:rFonts w:hint="eastAsia"/>
        </w:rPr>
        <w:t>条。</w:t>
      </w:r>
      <w:r w:rsidR="005E64BD">
        <w:rPr>
          <w:rFonts w:hint="eastAsia"/>
        </w:rPr>
        <w:t>默认选择为空</w:t>
      </w:r>
      <w:r w:rsidR="00D93AED">
        <w:rPr>
          <w:rFonts w:hint="eastAsia"/>
        </w:rPr>
        <w:t>。</w:t>
      </w:r>
    </w:p>
    <w:p w:rsidR="00FB5918" w:rsidRPr="00337FA0" w:rsidRDefault="00FB5918" w:rsidP="00C34657">
      <w:pPr>
        <w:pStyle w:val="BodyText"/>
        <w:numPr>
          <w:ilvl w:val="0"/>
          <w:numId w:val="4"/>
        </w:numPr>
        <w:ind w:firstLineChars="0"/>
        <w:rPr>
          <w:highlight w:val="yellow"/>
        </w:rPr>
      </w:pPr>
      <w:r w:rsidRPr="00337FA0">
        <w:rPr>
          <w:rFonts w:hint="eastAsia"/>
          <w:highlight w:val="yellow"/>
        </w:rPr>
        <w:t>若某广告隶属于多个广告位，则当在某个广告位下操作该广告时，所有广告位的状态会一起改变。</w:t>
      </w:r>
    </w:p>
    <w:p w:rsidR="00F46CCE" w:rsidRDefault="00F46CCE" w:rsidP="00C34657">
      <w:pPr>
        <w:pStyle w:val="BodyText"/>
        <w:numPr>
          <w:ilvl w:val="0"/>
          <w:numId w:val="3"/>
        </w:numPr>
        <w:ind w:firstLineChars="0"/>
      </w:pPr>
      <w:r>
        <w:rPr>
          <w:rFonts w:hint="eastAsia"/>
        </w:rPr>
        <w:t>每日预算：</w:t>
      </w:r>
      <w:r w:rsidR="00296304">
        <w:rPr>
          <w:rFonts w:hint="eastAsia"/>
        </w:rPr>
        <w:t>默认为勾选不设定预算。</w:t>
      </w:r>
      <w:r>
        <w:rPr>
          <w:rFonts w:hint="eastAsia"/>
        </w:rPr>
        <w:t>左侧可填大于</w:t>
      </w:r>
      <w:r>
        <w:rPr>
          <w:rFonts w:hint="eastAsia"/>
        </w:rPr>
        <w:t>0</w:t>
      </w:r>
      <w:r>
        <w:rPr>
          <w:rFonts w:hint="eastAsia"/>
        </w:rPr>
        <w:t>的数字，若不限定预算选项处于勾选状态，則左侧输入栏变灰色，不可输入数字。若左侧输入的内容不是大于</w:t>
      </w:r>
      <w:r>
        <w:rPr>
          <w:rFonts w:hint="eastAsia"/>
        </w:rPr>
        <w:t>0</w:t>
      </w:r>
      <w:r>
        <w:rPr>
          <w:rFonts w:hint="eastAsia"/>
        </w:rPr>
        <w:t>的数字，則在不限定预算右侧显示红字</w:t>
      </w:r>
      <w:r>
        <w:rPr>
          <w:rFonts w:hint="eastAsia"/>
        </w:rPr>
        <w:t>:</w:t>
      </w:r>
      <w:r w:rsidRPr="00F46CCE">
        <w:rPr>
          <w:rFonts w:hint="eastAsia"/>
          <w:color w:val="FF0000"/>
        </w:rPr>
        <w:t>请输入大于</w:t>
      </w:r>
      <w:r w:rsidRPr="00F46CCE">
        <w:rPr>
          <w:rFonts w:hint="eastAsia"/>
          <w:color w:val="FF0000"/>
        </w:rPr>
        <w:t>0</w:t>
      </w:r>
      <w:r w:rsidRPr="00F46CCE">
        <w:rPr>
          <w:rFonts w:hint="eastAsia"/>
          <w:color w:val="FF0000"/>
        </w:rPr>
        <w:t>的数字或选择不设置预算</w:t>
      </w:r>
      <w:r w:rsidRPr="00F46CCE">
        <w:rPr>
          <w:rFonts w:hint="eastAsia"/>
          <w:color w:val="FF0000"/>
        </w:rPr>
        <w:t>!</w:t>
      </w:r>
    </w:p>
    <w:p w:rsidR="0048274B" w:rsidRDefault="00F46CCE" w:rsidP="00C34657">
      <w:pPr>
        <w:pStyle w:val="BodyText"/>
        <w:numPr>
          <w:ilvl w:val="0"/>
          <w:numId w:val="3"/>
        </w:numPr>
        <w:ind w:firstLineChars="0"/>
      </w:pPr>
      <w:r>
        <w:rPr>
          <w:rFonts w:hint="eastAsia"/>
        </w:rPr>
        <w:lastRenderedPageBreak/>
        <w:t>计费</w:t>
      </w:r>
      <w:r w:rsidR="0048274B">
        <w:rPr>
          <w:rFonts w:hint="eastAsia"/>
        </w:rPr>
        <w:t>方式</w:t>
      </w:r>
      <w:r w:rsidR="0048274B">
        <w:rPr>
          <w:rFonts w:hint="eastAsia"/>
        </w:rPr>
        <w:t xml:space="preserve">: </w:t>
      </w:r>
      <w:r w:rsidR="0048274B">
        <w:rPr>
          <w:rFonts w:hint="eastAsia"/>
        </w:rPr>
        <w:t>可选为</w:t>
      </w:r>
      <w:r w:rsidR="0048274B">
        <w:t>,</w:t>
      </w:r>
      <w:r w:rsidR="0048274B">
        <w:rPr>
          <w:rFonts w:hint="eastAsia"/>
        </w:rPr>
        <w:t>按展示付费</w:t>
      </w:r>
      <w:r w:rsidR="0048274B">
        <w:rPr>
          <w:rFonts w:hint="eastAsia"/>
        </w:rPr>
        <w:t>,</w:t>
      </w:r>
      <w:r w:rsidR="0048274B">
        <w:rPr>
          <w:rFonts w:hint="eastAsia"/>
        </w:rPr>
        <w:t>按点击付费</w:t>
      </w:r>
      <w:r w:rsidR="0048274B">
        <w:rPr>
          <w:rFonts w:hint="eastAsia"/>
        </w:rPr>
        <w:t>,</w:t>
      </w:r>
      <w:r w:rsidR="0048274B">
        <w:rPr>
          <w:rFonts w:hint="eastAsia"/>
        </w:rPr>
        <w:t>按下载付费</w:t>
      </w:r>
      <w:r w:rsidR="0048274B">
        <w:rPr>
          <w:rFonts w:hint="eastAsia"/>
        </w:rPr>
        <w:t xml:space="preserve">, </w:t>
      </w:r>
      <w:r w:rsidR="0048274B">
        <w:rPr>
          <w:rFonts w:hint="eastAsia"/>
        </w:rPr>
        <w:t>右侧对应为千次展示价格</w:t>
      </w:r>
      <w:r w:rsidR="0048274B">
        <w:rPr>
          <w:rFonts w:hint="eastAsia"/>
        </w:rPr>
        <w:t>,</w:t>
      </w:r>
      <w:r w:rsidR="0048274B">
        <w:rPr>
          <w:rFonts w:hint="eastAsia"/>
        </w:rPr>
        <w:t>单次点击价格</w:t>
      </w:r>
      <w:r w:rsidR="0048274B">
        <w:rPr>
          <w:rFonts w:hint="eastAsia"/>
        </w:rPr>
        <w:t>,</w:t>
      </w:r>
      <w:r w:rsidR="0048274B">
        <w:rPr>
          <w:rFonts w:hint="eastAsia"/>
        </w:rPr>
        <w:t>单次下载价格</w:t>
      </w:r>
      <w:r w:rsidR="0048274B">
        <w:rPr>
          <w:rFonts w:hint="eastAsia"/>
        </w:rPr>
        <w:t>.</w:t>
      </w:r>
    </w:p>
    <w:p w:rsidR="00337FA0" w:rsidRDefault="00337FA0" w:rsidP="00337FA0">
      <w:pPr>
        <w:pStyle w:val="BodyText"/>
        <w:numPr>
          <w:ilvl w:val="0"/>
          <w:numId w:val="3"/>
        </w:numPr>
        <w:ind w:firstLineChars="0"/>
      </w:pPr>
      <w:r>
        <w:rPr>
          <w:rFonts w:hint="eastAsia"/>
        </w:rPr>
        <w:t>出现渠道：同广告位中的渠道功能，但没有概率的设置。填写渠道号后</w:t>
      </w:r>
      <w:r>
        <w:rPr>
          <w:rFonts w:hint="eastAsia"/>
        </w:rPr>
        <w:t>,</w:t>
      </w:r>
      <w:r>
        <w:rPr>
          <w:rFonts w:hint="eastAsia"/>
        </w:rPr>
        <w:t>更</w:t>
      </w:r>
      <w:r>
        <w:rPr>
          <w:rFonts w:hint="eastAsia"/>
        </w:rPr>
        <w:t>sdk</w:t>
      </w:r>
      <w:r>
        <w:rPr>
          <w:rFonts w:hint="eastAsia"/>
        </w:rPr>
        <w:t>端传回的渠道号做匹配</w:t>
      </w:r>
      <w:r>
        <w:rPr>
          <w:rFonts w:hint="eastAsia"/>
        </w:rPr>
        <w:t>,</w:t>
      </w:r>
      <w:r>
        <w:rPr>
          <w:rFonts w:hint="eastAsia"/>
        </w:rPr>
        <w:t>若传回的渠道号为输入的渠道号的子集</w:t>
      </w:r>
      <w:r>
        <w:rPr>
          <w:rFonts w:hint="eastAsia"/>
        </w:rPr>
        <w:t>,</w:t>
      </w:r>
      <w:r>
        <w:rPr>
          <w:rFonts w:hint="eastAsia"/>
        </w:rPr>
        <w:t>則该广告被触发，否则則不被触发。</w:t>
      </w:r>
      <w:ins w:id="60" w:author="erickfang" w:date="2011-10-27T20:47:00Z">
        <w:r w:rsidR="00C31757">
          <w:rPr>
            <w:rFonts w:hint="eastAsia"/>
          </w:rPr>
          <w:t>iOS</w:t>
        </w:r>
        <w:r w:rsidR="00C31757">
          <w:rPr>
            <w:rFonts w:hint="eastAsia"/>
          </w:rPr>
          <w:t>平台不显示此功能。</w:t>
        </w:r>
      </w:ins>
    </w:p>
    <w:p w:rsidR="00FF6523" w:rsidRDefault="00FF6523" w:rsidP="00C34657">
      <w:pPr>
        <w:pStyle w:val="BodyText"/>
        <w:numPr>
          <w:ilvl w:val="0"/>
          <w:numId w:val="3"/>
        </w:numPr>
        <w:ind w:firstLineChars="0"/>
      </w:pPr>
      <w:r>
        <w:rPr>
          <w:rFonts w:hint="eastAsia"/>
        </w:rPr>
        <w:t>“使用已有广告内容”按钮：点击后进入广告选取页面，展示广告名，</w:t>
      </w:r>
      <w:r w:rsidR="00806D2F">
        <w:rPr>
          <w:rFonts w:hint="eastAsia"/>
        </w:rPr>
        <w:t>广告位</w:t>
      </w:r>
      <w:r w:rsidR="00806D2F">
        <w:rPr>
          <w:rFonts w:hint="eastAsia"/>
        </w:rPr>
        <w:t>,</w:t>
      </w:r>
      <w:r>
        <w:rPr>
          <w:rFonts w:hint="eastAsia"/>
        </w:rPr>
        <w:t>类型，</w:t>
      </w:r>
      <w:r w:rsidR="009D754A">
        <w:rPr>
          <w:rFonts w:hint="eastAsia"/>
        </w:rPr>
        <w:t>状态</w:t>
      </w:r>
      <w:r w:rsidR="00806D2F">
        <w:rPr>
          <w:rFonts w:hint="eastAsia"/>
        </w:rPr>
        <w:t>，</w:t>
      </w:r>
      <w:r w:rsidR="00535F9B">
        <w:rPr>
          <w:rFonts w:hint="eastAsia"/>
        </w:rPr>
        <w:t>广告预览</w:t>
      </w:r>
      <w:r>
        <w:rPr>
          <w:rFonts w:hint="eastAsia"/>
        </w:rPr>
        <w:t>，选择某个广告后（仅为单选），点击导入，进入内容编辑页面。</w:t>
      </w:r>
    </w:p>
    <w:p w:rsidR="007167C7" w:rsidRDefault="007167C7" w:rsidP="007167C7">
      <w:pPr>
        <w:pStyle w:val="BodyText"/>
        <w:numPr>
          <w:ilvl w:val="0"/>
          <w:numId w:val="32"/>
        </w:numPr>
        <w:ind w:firstLineChars="0"/>
      </w:pPr>
      <w:r>
        <w:rPr>
          <w:rFonts w:hint="eastAsia"/>
        </w:rPr>
        <w:t>进入广告选取页面时</w:t>
      </w:r>
      <w:r>
        <w:rPr>
          <w:rFonts w:hint="eastAsia"/>
        </w:rPr>
        <w:t>,</w:t>
      </w:r>
      <w:r>
        <w:rPr>
          <w:rFonts w:hint="eastAsia"/>
        </w:rPr>
        <w:t>上方</w:t>
      </w:r>
      <w:r w:rsidR="00A76F6A">
        <w:rPr>
          <w:rFonts w:hint="eastAsia"/>
        </w:rPr>
        <w:t>步骤栏的内容编辑部分变脸色</w:t>
      </w:r>
      <w:r w:rsidR="00A76F6A">
        <w:rPr>
          <w:rFonts w:hint="eastAsia"/>
        </w:rPr>
        <w:t>.</w:t>
      </w:r>
    </w:p>
    <w:p w:rsidR="0008139E" w:rsidRDefault="0008139E" w:rsidP="007167C7">
      <w:pPr>
        <w:pStyle w:val="BodyText"/>
        <w:numPr>
          <w:ilvl w:val="0"/>
          <w:numId w:val="32"/>
        </w:numPr>
        <w:ind w:firstLineChars="0"/>
      </w:pPr>
      <w:r>
        <w:rPr>
          <w:rFonts w:hint="eastAsia"/>
        </w:rPr>
        <w:t>搜索广告：输入关键词，在广告，广告位，订单中检索改关键词，展示相关结果。</w:t>
      </w:r>
    </w:p>
    <w:p w:rsidR="0008139E" w:rsidRDefault="0008139E" w:rsidP="007167C7">
      <w:pPr>
        <w:pStyle w:val="BodyText"/>
        <w:numPr>
          <w:ilvl w:val="0"/>
          <w:numId w:val="32"/>
        </w:numPr>
        <w:ind w:firstLineChars="0"/>
      </w:pPr>
      <w:r>
        <w:rPr>
          <w:rFonts w:hint="eastAsia"/>
        </w:rPr>
        <w:t>左下角文字为：注：所有的广告尺寸均为</w:t>
      </w:r>
      <w:r>
        <w:t>xxx*xxx</w:t>
      </w:r>
      <w:r>
        <w:rPr>
          <w:rFonts w:hint="eastAsia"/>
        </w:rPr>
        <w:t>，</w:t>
      </w:r>
      <w:r>
        <w:rPr>
          <w:rFonts w:hint="eastAsia"/>
        </w:rPr>
        <w:t>xxx*xxx</w:t>
      </w:r>
      <w:r>
        <w:rPr>
          <w:rFonts w:hint="eastAsia"/>
        </w:rPr>
        <w:t>为该广告位尺寸。</w:t>
      </w:r>
    </w:p>
    <w:p w:rsidR="00A76F6A" w:rsidRDefault="00A76F6A" w:rsidP="007167C7">
      <w:pPr>
        <w:pStyle w:val="BodyText"/>
        <w:numPr>
          <w:ilvl w:val="0"/>
          <w:numId w:val="32"/>
        </w:numPr>
        <w:ind w:firstLineChars="0"/>
      </w:pPr>
      <w:r>
        <w:rPr>
          <w:rFonts w:hint="eastAsia"/>
        </w:rPr>
        <w:t>截图如下</w:t>
      </w:r>
      <w:r>
        <w:rPr>
          <w:rFonts w:hint="eastAsia"/>
        </w:rPr>
        <w:t>:</w:t>
      </w:r>
    </w:p>
    <w:p w:rsidR="00B25633" w:rsidRDefault="006E1E27" w:rsidP="006E1E27">
      <w:pPr>
        <w:pStyle w:val="BodyText"/>
        <w:spacing w:line="240" w:lineRule="auto"/>
        <w:ind w:left="1259" w:firstLineChars="0" w:firstLine="0"/>
      </w:pPr>
      <w:r>
        <w:rPr>
          <w:noProof/>
        </w:rPr>
        <w:drawing>
          <wp:inline distT="0" distB="0" distL="0" distR="0">
            <wp:extent cx="5274310" cy="2621809"/>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274310" cy="2621809"/>
                    </a:xfrm>
                    <a:prstGeom prst="rect">
                      <a:avLst/>
                    </a:prstGeom>
                    <a:noFill/>
                    <a:ln w="9525">
                      <a:noFill/>
                      <a:miter lim="800000"/>
                      <a:headEnd/>
                      <a:tailEnd/>
                    </a:ln>
                  </pic:spPr>
                </pic:pic>
              </a:graphicData>
            </a:graphic>
          </wp:inline>
        </w:drawing>
      </w:r>
    </w:p>
    <w:p w:rsidR="00FF6523" w:rsidRDefault="00FF6523" w:rsidP="00C34657">
      <w:pPr>
        <w:pStyle w:val="BodyText"/>
        <w:numPr>
          <w:ilvl w:val="0"/>
          <w:numId w:val="3"/>
        </w:numPr>
        <w:ind w:firstLineChars="0"/>
      </w:pPr>
      <w:r>
        <w:rPr>
          <w:rFonts w:hint="eastAsia"/>
        </w:rPr>
        <w:t>“继续创建广告”按钮：点击后进入内容编辑页面。</w:t>
      </w:r>
    </w:p>
    <w:p w:rsidR="0048274B" w:rsidRDefault="0048274B" w:rsidP="0048274B">
      <w:pPr>
        <w:pStyle w:val="BodyText"/>
        <w:ind w:left="420" w:firstLineChars="0" w:firstLine="0"/>
      </w:pPr>
    </w:p>
    <w:p w:rsidR="00331E50" w:rsidRDefault="00331E50" w:rsidP="00D93AED">
      <w:pPr>
        <w:pStyle w:val="BodyText"/>
        <w:ind w:leftChars="200" w:left="525" w:hangingChars="50" w:hanging="105"/>
      </w:pPr>
      <w:r>
        <w:rPr>
          <w:rFonts w:hint="eastAsia"/>
        </w:rPr>
        <w:t>4.</w:t>
      </w:r>
      <w:r w:rsidR="007167C7">
        <w:rPr>
          <w:rFonts w:hint="eastAsia"/>
        </w:rPr>
        <w:t>3</w:t>
      </w:r>
      <w:r>
        <w:rPr>
          <w:rFonts w:hint="eastAsia"/>
        </w:rPr>
        <w:t>.3.2</w:t>
      </w:r>
      <w:r>
        <w:rPr>
          <w:rFonts w:hint="eastAsia"/>
        </w:rPr>
        <w:t>、内容编辑页面</w:t>
      </w:r>
      <w:r>
        <w:rPr>
          <w:rFonts w:hint="eastAsia"/>
        </w:rPr>
        <w:t>:</w:t>
      </w:r>
    </w:p>
    <w:p w:rsidR="00331E50" w:rsidRDefault="00275873" w:rsidP="00D25FD3">
      <w:pPr>
        <w:pStyle w:val="BodyText"/>
        <w:spacing w:line="240" w:lineRule="auto"/>
        <w:ind w:leftChars="200" w:left="525" w:hangingChars="50" w:hanging="105"/>
      </w:pPr>
      <w:r>
        <w:rPr>
          <w:noProof/>
        </w:rPr>
        <w:lastRenderedPageBreak/>
        <w:drawing>
          <wp:inline distT="0" distB="0" distL="0" distR="0">
            <wp:extent cx="5274310" cy="4424462"/>
            <wp:effectExtent l="19050" t="0" r="254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274310" cy="4424462"/>
                    </a:xfrm>
                    <a:prstGeom prst="rect">
                      <a:avLst/>
                    </a:prstGeom>
                    <a:noFill/>
                    <a:ln w="9525">
                      <a:noFill/>
                      <a:miter lim="800000"/>
                      <a:headEnd/>
                      <a:tailEnd/>
                    </a:ln>
                  </pic:spPr>
                </pic:pic>
              </a:graphicData>
            </a:graphic>
          </wp:inline>
        </w:drawing>
      </w:r>
    </w:p>
    <w:p w:rsidR="009A3BE8" w:rsidRDefault="009A3BE8" w:rsidP="00C34657">
      <w:pPr>
        <w:pStyle w:val="BodyText"/>
        <w:numPr>
          <w:ilvl w:val="0"/>
          <w:numId w:val="9"/>
        </w:numPr>
        <w:spacing w:line="240" w:lineRule="auto"/>
        <w:ind w:firstLineChars="0"/>
      </w:pPr>
      <w:r>
        <w:rPr>
          <w:rFonts w:hint="eastAsia"/>
        </w:rPr>
        <w:t>该页面根据广告位的类型和适应平台而有所不同。</w:t>
      </w:r>
    </w:p>
    <w:p w:rsidR="009A3BE8" w:rsidRDefault="009A3BE8" w:rsidP="00C34657">
      <w:pPr>
        <w:pStyle w:val="BodyText"/>
        <w:numPr>
          <w:ilvl w:val="0"/>
          <w:numId w:val="9"/>
        </w:numPr>
        <w:spacing w:line="240" w:lineRule="auto"/>
        <w:ind w:firstLineChars="0"/>
      </w:pPr>
      <w:r>
        <w:rPr>
          <w:rFonts w:hint="eastAsia"/>
        </w:rPr>
        <w:t>banner</w:t>
      </w:r>
      <w:r>
        <w:rPr>
          <w:rFonts w:hint="eastAsia"/>
        </w:rPr>
        <w:t>和详情的预览的位置待定。</w:t>
      </w:r>
    </w:p>
    <w:p w:rsidR="00331E50" w:rsidRDefault="00331E50" w:rsidP="00C34657">
      <w:pPr>
        <w:pStyle w:val="BodyText"/>
        <w:numPr>
          <w:ilvl w:val="0"/>
          <w:numId w:val="9"/>
        </w:numPr>
        <w:spacing w:line="240" w:lineRule="auto"/>
        <w:ind w:firstLineChars="0"/>
      </w:pPr>
      <w:commentRangeStart w:id="61"/>
      <w:r>
        <w:rPr>
          <w:rFonts w:hint="eastAsia"/>
        </w:rPr>
        <w:t>添加新的推广文字：点击后会出现推广文字</w:t>
      </w:r>
      <w:r>
        <w:rPr>
          <w:rFonts w:hint="eastAsia"/>
        </w:rPr>
        <w:t>1</w:t>
      </w:r>
      <w:r>
        <w:rPr>
          <w:rFonts w:hint="eastAsia"/>
        </w:rPr>
        <w:t>的输入框，再次点击可出现推广文字</w:t>
      </w:r>
      <w:r>
        <w:rPr>
          <w:rFonts w:hint="eastAsia"/>
        </w:rPr>
        <w:t>2</w:t>
      </w:r>
      <w:r>
        <w:rPr>
          <w:rFonts w:hint="eastAsia"/>
        </w:rPr>
        <w:t>的输入框，最多增加</w:t>
      </w:r>
      <w:r>
        <w:t>K2</w:t>
      </w:r>
      <w:r>
        <w:rPr>
          <w:rFonts w:hint="eastAsia"/>
        </w:rPr>
        <w:t>个框</w:t>
      </w:r>
      <w:r>
        <w:rPr>
          <w:rFonts w:hint="eastAsia"/>
        </w:rPr>
        <w:t>,K2</w:t>
      </w:r>
      <w:r>
        <w:rPr>
          <w:rFonts w:hint="eastAsia"/>
        </w:rPr>
        <w:t>可配</w:t>
      </w:r>
      <w:r>
        <w:rPr>
          <w:rFonts w:hint="eastAsia"/>
        </w:rPr>
        <w:t>,</w:t>
      </w:r>
      <w:r>
        <w:rPr>
          <w:rFonts w:hint="eastAsia"/>
        </w:rPr>
        <w:t>默认为</w:t>
      </w:r>
      <w:r>
        <w:rPr>
          <w:rFonts w:hint="eastAsia"/>
        </w:rPr>
        <w:t>3.</w:t>
      </w:r>
      <w:commentRangeEnd w:id="61"/>
      <w:r w:rsidR="00CE5017">
        <w:rPr>
          <w:rStyle w:val="CommentReference"/>
          <w:rFonts w:asciiTheme="minorHAnsi" w:eastAsiaTheme="minorEastAsia" w:hAnsiTheme="minorHAnsi" w:cstheme="minorBidi"/>
        </w:rPr>
        <w:commentReference w:id="61"/>
      </w:r>
    </w:p>
    <w:p w:rsidR="00331E50" w:rsidRDefault="00331E50" w:rsidP="00C34657">
      <w:pPr>
        <w:pStyle w:val="BodyText"/>
        <w:numPr>
          <w:ilvl w:val="0"/>
          <w:numId w:val="9"/>
        </w:numPr>
        <w:spacing w:line="240" w:lineRule="auto"/>
        <w:ind w:firstLineChars="0"/>
        <w:rPr>
          <w:ins w:id="62" w:author="erickfang" w:date="2011-10-19T23:56:00Z"/>
        </w:rPr>
      </w:pPr>
      <w:r>
        <w:rPr>
          <w:rFonts w:hint="eastAsia"/>
        </w:rPr>
        <w:t>打开方式</w:t>
      </w:r>
      <w:r>
        <w:rPr>
          <w:rFonts w:hint="eastAsia"/>
        </w:rPr>
        <w:t xml:space="preserve">: </w:t>
      </w:r>
      <w:r>
        <w:rPr>
          <w:rFonts w:hint="eastAsia"/>
        </w:rPr>
        <w:t>根据上方所选的类型进行变化</w:t>
      </w:r>
      <w:r w:rsidR="00912D68">
        <w:rPr>
          <w:rFonts w:hint="eastAsia"/>
        </w:rPr>
        <w:t>。</w:t>
      </w:r>
      <w:r w:rsidR="009A3BE8">
        <w:rPr>
          <w:rFonts w:hint="eastAsia"/>
        </w:rPr>
        <w:t>若为应用，則为直接下载和显示详情，若为网页，則为内嵌网页和浏览器打开网页。</w:t>
      </w:r>
    </w:p>
    <w:p w:rsidR="00950F23" w:rsidRDefault="00950F23" w:rsidP="00C34657">
      <w:pPr>
        <w:pStyle w:val="BodyText"/>
        <w:numPr>
          <w:ilvl w:val="0"/>
          <w:numId w:val="9"/>
        </w:numPr>
        <w:spacing w:line="240" w:lineRule="auto"/>
        <w:ind w:firstLineChars="0"/>
      </w:pPr>
      <w:ins w:id="63" w:author="erickfang" w:date="2011-10-19T23:56:00Z">
        <w:r>
          <w:rPr>
            <w:rFonts w:hint="eastAsia"/>
          </w:rPr>
          <w:t>若为</w:t>
        </w:r>
        <w:r>
          <w:rPr>
            <w:rFonts w:hint="eastAsia"/>
          </w:rPr>
          <w:t>iOS,</w:t>
        </w:r>
        <w:r>
          <w:rPr>
            <w:rFonts w:hint="eastAsia"/>
          </w:rPr>
          <w:t>且为推应用</w:t>
        </w:r>
        <w:r>
          <w:rPr>
            <w:rFonts w:hint="eastAsia"/>
          </w:rPr>
          <w:t>,</w:t>
        </w:r>
        <w:r>
          <w:rPr>
            <w:rFonts w:hint="eastAsia"/>
          </w:rPr>
          <w:t>标准形式</w:t>
        </w:r>
        <w:r>
          <w:rPr>
            <w:rFonts w:hint="eastAsia"/>
          </w:rPr>
          <w:t>,</w:t>
        </w:r>
        <w:r>
          <w:rPr>
            <w:rFonts w:hint="eastAsia"/>
          </w:rPr>
          <w:t>則在</w:t>
        </w:r>
        <w:r>
          <w:rPr>
            <w:rFonts w:hint="eastAsia"/>
          </w:rPr>
          <w:t>itunes</w:t>
        </w:r>
        <w:r>
          <w:rPr>
            <w:rFonts w:hint="eastAsia"/>
          </w:rPr>
          <w:t>链接旁</w:t>
        </w:r>
        <w:r>
          <w:rPr>
            <w:rFonts w:hint="eastAsia"/>
          </w:rPr>
          <w:t>,</w:t>
        </w:r>
        <w:r>
          <w:rPr>
            <w:rFonts w:hint="eastAsia"/>
          </w:rPr>
          <w:t>设有导入按钮</w:t>
        </w:r>
      </w:ins>
      <w:ins w:id="64" w:author="erickfang" w:date="2011-10-19T23:57:00Z">
        <w:r w:rsidR="00187A44">
          <w:rPr>
            <w:rFonts w:hint="eastAsia"/>
          </w:rPr>
          <w:t>。</w:t>
        </w:r>
      </w:ins>
    </w:p>
    <w:p w:rsidR="00A45647" w:rsidRDefault="00A45647" w:rsidP="009A3BE8"/>
    <w:p w:rsidR="003D0FF4" w:rsidRDefault="003D0FF4" w:rsidP="003D0FF4">
      <w:pPr>
        <w:pStyle w:val="Heading2"/>
        <w:ind w:left="0"/>
        <w:jc w:val="left"/>
        <w:rPr>
          <w:color w:val="1F497D" w:themeColor="text2"/>
        </w:rPr>
      </w:pPr>
      <w:bookmarkStart w:id="65" w:name="_Toc305503623"/>
      <w:r>
        <w:rPr>
          <w:rFonts w:hint="eastAsia"/>
          <w:color w:val="1F497D" w:themeColor="text2"/>
        </w:rPr>
        <w:t>子功能点四、报表页面</w:t>
      </w:r>
      <w:r>
        <w:rPr>
          <w:rFonts w:hint="eastAsia"/>
          <w:color w:val="1F497D" w:themeColor="text2"/>
        </w:rPr>
        <w:t>:</w:t>
      </w:r>
      <w:bookmarkEnd w:id="65"/>
    </w:p>
    <w:p w:rsidR="003D0FF4" w:rsidRDefault="003D0FF4" w:rsidP="003D0FF4">
      <w:pPr>
        <w:pStyle w:val="Heading3"/>
      </w:pPr>
      <w:bookmarkStart w:id="66" w:name="_Toc305503624"/>
      <w:r>
        <w:rPr>
          <w:rFonts w:hint="eastAsia"/>
        </w:rPr>
        <w:t>功能类型和优先级</w:t>
      </w:r>
      <w:bookmarkEnd w:id="66"/>
    </w:p>
    <w:p w:rsidR="003D0FF4" w:rsidRDefault="003D0FF4" w:rsidP="003D0FF4">
      <w:pPr>
        <w:pStyle w:val="BodyText"/>
        <w:ind w:firstLine="420"/>
      </w:pPr>
      <w:r>
        <w:rPr>
          <w:rFonts w:hint="eastAsia"/>
        </w:rPr>
        <w:t>新功能点，优先级高</w:t>
      </w:r>
    </w:p>
    <w:p w:rsidR="003D0FF4" w:rsidRDefault="003D0FF4" w:rsidP="003D0FF4">
      <w:pPr>
        <w:pStyle w:val="Heading3"/>
      </w:pPr>
      <w:bookmarkStart w:id="67" w:name="_Toc305503625"/>
      <w:r w:rsidRPr="00311258">
        <w:rPr>
          <w:rFonts w:hint="eastAsia"/>
        </w:rPr>
        <w:t>页面布局</w:t>
      </w:r>
      <w:bookmarkEnd w:id="67"/>
    </w:p>
    <w:p w:rsidR="003D0FF4" w:rsidRDefault="006E1E27" w:rsidP="003D0FF4">
      <w:pPr>
        <w:pStyle w:val="BodyText"/>
        <w:spacing w:line="240" w:lineRule="auto"/>
        <w:ind w:firstLine="420"/>
      </w:pPr>
      <w:r>
        <w:rPr>
          <w:noProof/>
        </w:rPr>
        <w:lastRenderedPageBreak/>
        <w:drawing>
          <wp:inline distT="0" distB="0" distL="0" distR="0">
            <wp:extent cx="4974524" cy="4332495"/>
            <wp:effectExtent l="19050" t="0" r="0" b="0"/>
            <wp:docPr id="19" name="图片 18" descr="整体报表-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1.jpg"/>
                    <pic:cNvPicPr/>
                  </pic:nvPicPr>
                  <pic:blipFill>
                    <a:blip r:embed="rId19" cstate="print"/>
                    <a:stretch>
                      <a:fillRect/>
                    </a:stretch>
                  </pic:blipFill>
                  <pic:spPr>
                    <a:xfrm>
                      <a:off x="0" y="0"/>
                      <a:ext cx="4974057" cy="4332088"/>
                    </a:xfrm>
                    <a:prstGeom prst="rect">
                      <a:avLst/>
                    </a:prstGeom>
                  </pic:spPr>
                </pic:pic>
              </a:graphicData>
            </a:graphic>
          </wp:inline>
        </w:drawing>
      </w:r>
      <w:r>
        <w:rPr>
          <w:noProof/>
        </w:rPr>
        <w:drawing>
          <wp:inline distT="0" distB="0" distL="0" distR="0">
            <wp:extent cx="4861708" cy="4234240"/>
            <wp:effectExtent l="19050" t="0" r="0" b="0"/>
            <wp:docPr id="20" name="图片 19" descr="整体报表-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2.jpg"/>
                    <pic:cNvPicPr/>
                  </pic:nvPicPr>
                  <pic:blipFill>
                    <a:blip r:embed="rId20" cstate="print"/>
                    <a:stretch>
                      <a:fillRect/>
                    </a:stretch>
                  </pic:blipFill>
                  <pic:spPr>
                    <a:xfrm>
                      <a:off x="0" y="0"/>
                      <a:ext cx="4861252" cy="4233843"/>
                    </a:xfrm>
                    <a:prstGeom prst="rect">
                      <a:avLst/>
                    </a:prstGeom>
                  </pic:spPr>
                </pic:pic>
              </a:graphicData>
            </a:graphic>
          </wp:inline>
        </w:drawing>
      </w:r>
      <w:r>
        <w:rPr>
          <w:noProof/>
        </w:rPr>
        <w:lastRenderedPageBreak/>
        <w:drawing>
          <wp:inline distT="0" distB="0" distL="0" distR="0">
            <wp:extent cx="5274310" cy="4593590"/>
            <wp:effectExtent l="19050" t="0" r="2540" b="0"/>
            <wp:docPr id="21" name="图片 20" descr="整体报表-订单表报-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订单表报-1.jpg"/>
                    <pic:cNvPicPr/>
                  </pic:nvPicPr>
                  <pic:blipFill>
                    <a:blip r:embed="rId21" cstate="print"/>
                    <a:stretch>
                      <a:fillRect/>
                    </a:stretch>
                  </pic:blipFill>
                  <pic:spPr>
                    <a:xfrm>
                      <a:off x="0" y="0"/>
                      <a:ext cx="5274310" cy="4593590"/>
                    </a:xfrm>
                    <a:prstGeom prst="rect">
                      <a:avLst/>
                    </a:prstGeom>
                  </pic:spPr>
                </pic:pic>
              </a:graphicData>
            </a:graphic>
          </wp:inline>
        </w:drawing>
      </w:r>
      <w:r>
        <w:rPr>
          <w:noProof/>
        </w:rPr>
        <w:lastRenderedPageBreak/>
        <w:drawing>
          <wp:inline distT="0" distB="0" distL="0" distR="0">
            <wp:extent cx="4849833" cy="4223897"/>
            <wp:effectExtent l="19050" t="0" r="7917" b="0"/>
            <wp:docPr id="22" name="图片 21" descr="整体报表-订单表报-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订单表报-2.jpg"/>
                    <pic:cNvPicPr/>
                  </pic:nvPicPr>
                  <pic:blipFill>
                    <a:blip r:embed="rId22" cstate="print"/>
                    <a:stretch>
                      <a:fillRect/>
                    </a:stretch>
                  </pic:blipFill>
                  <pic:spPr>
                    <a:xfrm>
                      <a:off x="0" y="0"/>
                      <a:ext cx="4849378" cy="4223501"/>
                    </a:xfrm>
                    <a:prstGeom prst="rect">
                      <a:avLst/>
                    </a:prstGeom>
                  </pic:spPr>
                </pic:pic>
              </a:graphicData>
            </a:graphic>
          </wp:inline>
        </w:drawing>
      </w:r>
      <w:r>
        <w:rPr>
          <w:noProof/>
        </w:rPr>
        <w:drawing>
          <wp:inline distT="0" distB="0" distL="0" distR="0">
            <wp:extent cx="4891397" cy="4260097"/>
            <wp:effectExtent l="19050" t="0" r="4453" b="0"/>
            <wp:docPr id="28" name="图片 27" descr="整体报表-广告表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广告表报.jpg"/>
                    <pic:cNvPicPr/>
                  </pic:nvPicPr>
                  <pic:blipFill>
                    <a:blip r:embed="rId23" cstate="print"/>
                    <a:stretch>
                      <a:fillRect/>
                    </a:stretch>
                  </pic:blipFill>
                  <pic:spPr>
                    <a:xfrm>
                      <a:off x="0" y="0"/>
                      <a:ext cx="4890938" cy="4259697"/>
                    </a:xfrm>
                    <a:prstGeom prst="rect">
                      <a:avLst/>
                    </a:prstGeom>
                  </pic:spPr>
                </pic:pic>
              </a:graphicData>
            </a:graphic>
          </wp:inline>
        </w:drawing>
      </w:r>
      <w:r>
        <w:rPr>
          <w:noProof/>
        </w:rPr>
        <w:lastRenderedPageBreak/>
        <w:drawing>
          <wp:inline distT="0" distB="0" distL="0" distR="0">
            <wp:extent cx="4790456" cy="4172184"/>
            <wp:effectExtent l="19050" t="0" r="0" b="0"/>
            <wp:docPr id="29" name="图片 28" descr="整体报表-广告位表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整体报表-广告位表报.jpg"/>
                    <pic:cNvPicPr/>
                  </pic:nvPicPr>
                  <pic:blipFill>
                    <a:blip r:embed="rId24" cstate="print"/>
                    <a:stretch>
                      <a:fillRect/>
                    </a:stretch>
                  </pic:blipFill>
                  <pic:spPr>
                    <a:xfrm>
                      <a:off x="0" y="0"/>
                      <a:ext cx="4790006" cy="4171792"/>
                    </a:xfrm>
                    <a:prstGeom prst="rect">
                      <a:avLst/>
                    </a:prstGeom>
                  </pic:spPr>
                </pic:pic>
              </a:graphicData>
            </a:graphic>
          </wp:inline>
        </w:drawing>
      </w:r>
    </w:p>
    <w:p w:rsidR="006E1E27" w:rsidRPr="000443EF" w:rsidRDefault="006E1E27" w:rsidP="006E1E27">
      <w:pPr>
        <w:pStyle w:val="BodyText"/>
        <w:spacing w:line="240" w:lineRule="auto"/>
        <w:ind w:firstLine="420"/>
      </w:pPr>
      <w:r>
        <w:rPr>
          <w:noProof/>
        </w:rPr>
        <w:drawing>
          <wp:inline distT="0" distB="0" distL="0" distR="0">
            <wp:extent cx="4695454" cy="4089058"/>
            <wp:effectExtent l="19050" t="0" r="0" b="0"/>
            <wp:docPr id="31" name="图片 17" descr="C:\Users\erickfang\Desktop\所有页面-jpg\整体报表-应用表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kfang\Desktop\所有页面-jpg\整体报表-应用表报.jpg"/>
                    <pic:cNvPicPr>
                      <a:picLocks noChangeAspect="1" noChangeArrowheads="1"/>
                    </pic:cNvPicPr>
                  </pic:nvPicPr>
                  <pic:blipFill>
                    <a:blip r:embed="rId25" cstate="print"/>
                    <a:srcRect/>
                    <a:stretch>
                      <a:fillRect/>
                    </a:stretch>
                  </pic:blipFill>
                  <pic:spPr bwMode="auto">
                    <a:xfrm>
                      <a:off x="0" y="0"/>
                      <a:ext cx="4695013" cy="4088674"/>
                    </a:xfrm>
                    <a:prstGeom prst="rect">
                      <a:avLst/>
                    </a:prstGeom>
                    <a:noFill/>
                    <a:ln w="9525">
                      <a:noFill/>
                      <a:miter lim="800000"/>
                      <a:headEnd/>
                      <a:tailEnd/>
                    </a:ln>
                  </pic:spPr>
                </pic:pic>
              </a:graphicData>
            </a:graphic>
          </wp:inline>
        </w:drawing>
      </w:r>
    </w:p>
    <w:p w:rsidR="003D0FF4" w:rsidRDefault="003D0FF4" w:rsidP="003D0FF4">
      <w:pPr>
        <w:pStyle w:val="Heading3"/>
      </w:pPr>
      <w:bookmarkStart w:id="68" w:name="_Toc305503626"/>
      <w:r w:rsidRPr="00311258">
        <w:rPr>
          <w:rFonts w:hint="eastAsia"/>
        </w:rPr>
        <w:lastRenderedPageBreak/>
        <w:t>页面功能描述</w:t>
      </w:r>
      <w:bookmarkEnd w:id="68"/>
    </w:p>
    <w:p w:rsidR="003D0FF4" w:rsidRDefault="0048274B" w:rsidP="003D0FF4">
      <w:pPr>
        <w:pStyle w:val="BodyText"/>
        <w:spacing w:line="240" w:lineRule="auto"/>
        <w:ind w:firstLine="420"/>
      </w:pPr>
      <w:r>
        <w:rPr>
          <w:rFonts w:hint="eastAsia"/>
        </w:rPr>
        <w:t>报表分为整体报表</w:t>
      </w:r>
      <w:r>
        <w:rPr>
          <w:rFonts w:hint="eastAsia"/>
        </w:rPr>
        <w:t>,</w:t>
      </w:r>
      <w:r>
        <w:rPr>
          <w:rFonts w:hint="eastAsia"/>
        </w:rPr>
        <w:t>广告报表</w:t>
      </w:r>
      <w:r>
        <w:rPr>
          <w:rFonts w:hint="eastAsia"/>
        </w:rPr>
        <w:t>,</w:t>
      </w:r>
      <w:r>
        <w:rPr>
          <w:rFonts w:hint="eastAsia"/>
        </w:rPr>
        <w:t>广告位报表</w:t>
      </w:r>
      <w:r>
        <w:rPr>
          <w:rFonts w:hint="eastAsia"/>
        </w:rPr>
        <w:t>,</w:t>
      </w:r>
      <w:r>
        <w:rPr>
          <w:rFonts w:hint="eastAsia"/>
        </w:rPr>
        <w:t>应用报表</w:t>
      </w:r>
      <w:r>
        <w:rPr>
          <w:rFonts w:hint="eastAsia"/>
        </w:rPr>
        <w:t>,</w:t>
      </w:r>
      <w:r>
        <w:rPr>
          <w:rFonts w:hint="eastAsia"/>
        </w:rPr>
        <w:t>订单报表</w:t>
      </w:r>
      <w:r>
        <w:rPr>
          <w:rFonts w:hint="eastAsia"/>
        </w:rPr>
        <w:t>,</w:t>
      </w:r>
      <w:r>
        <w:rPr>
          <w:rFonts w:hint="eastAsia"/>
        </w:rPr>
        <w:t>友盟广告网络报表</w:t>
      </w:r>
      <w:r>
        <w:t>…</w:t>
      </w:r>
      <w:r>
        <w:rPr>
          <w:rFonts w:hint="eastAsia"/>
        </w:rPr>
        <w:t>..</w:t>
      </w:r>
    </w:p>
    <w:p w:rsidR="0048274B" w:rsidRDefault="0048274B" w:rsidP="00C34657">
      <w:pPr>
        <w:pStyle w:val="BodyText"/>
        <w:numPr>
          <w:ilvl w:val="0"/>
          <w:numId w:val="13"/>
        </w:numPr>
        <w:spacing w:line="240" w:lineRule="auto"/>
        <w:ind w:firstLineChars="0"/>
      </w:pPr>
      <w:r>
        <w:rPr>
          <w:rFonts w:hint="eastAsia"/>
        </w:rPr>
        <w:t>整体报表</w:t>
      </w:r>
      <w:r>
        <w:rPr>
          <w:rFonts w:hint="eastAsia"/>
        </w:rPr>
        <w:t>:</w:t>
      </w:r>
      <w:r>
        <w:rPr>
          <w:rFonts w:hint="eastAsia"/>
        </w:rPr>
        <w:t>字段从左至右依次为</w:t>
      </w:r>
      <w:r>
        <w:rPr>
          <w:rFonts w:hint="eastAsia"/>
        </w:rPr>
        <w:t>:</w:t>
      </w:r>
      <w:r>
        <w:rPr>
          <w:rFonts w:hint="eastAsia"/>
        </w:rPr>
        <w:t>日期</w:t>
      </w:r>
      <w:r>
        <w:rPr>
          <w:rFonts w:hint="eastAsia"/>
        </w:rPr>
        <w:t>,</w:t>
      </w:r>
      <w:r>
        <w:rPr>
          <w:rFonts w:hint="eastAsia"/>
        </w:rPr>
        <w:t>有效展示</w:t>
      </w:r>
      <w:r>
        <w:rPr>
          <w:rFonts w:hint="eastAsia"/>
        </w:rPr>
        <w:t>,</w:t>
      </w:r>
      <w:r>
        <w:rPr>
          <w:rFonts w:hint="eastAsia"/>
        </w:rPr>
        <w:t>点击</w:t>
      </w:r>
      <w:r>
        <w:rPr>
          <w:rFonts w:hint="eastAsia"/>
        </w:rPr>
        <w:t>,</w:t>
      </w:r>
      <w:r>
        <w:rPr>
          <w:rFonts w:hint="eastAsia"/>
        </w:rPr>
        <w:t>下载</w:t>
      </w:r>
      <w:r>
        <w:rPr>
          <w:rFonts w:hint="eastAsia"/>
        </w:rPr>
        <w:t>,</w:t>
      </w:r>
      <w:r>
        <w:rPr>
          <w:rFonts w:hint="eastAsia"/>
        </w:rPr>
        <w:t>收入</w:t>
      </w:r>
    </w:p>
    <w:p w:rsidR="0048274B" w:rsidRDefault="0048274B" w:rsidP="00C34657">
      <w:pPr>
        <w:pStyle w:val="BodyText"/>
        <w:numPr>
          <w:ilvl w:val="0"/>
          <w:numId w:val="13"/>
        </w:numPr>
        <w:spacing w:line="240" w:lineRule="auto"/>
        <w:ind w:firstLineChars="0"/>
      </w:pPr>
      <w:r>
        <w:rPr>
          <w:rFonts w:hint="eastAsia"/>
        </w:rPr>
        <w:t>广告位报表</w:t>
      </w:r>
      <w:r>
        <w:rPr>
          <w:rFonts w:hint="eastAsia"/>
        </w:rPr>
        <w:t>:</w:t>
      </w:r>
      <w:r>
        <w:rPr>
          <w:rFonts w:hint="eastAsia"/>
        </w:rPr>
        <w:t>字段从左至右依次为</w:t>
      </w:r>
      <w:r>
        <w:rPr>
          <w:rFonts w:hint="eastAsia"/>
        </w:rPr>
        <w:t>:</w:t>
      </w:r>
      <w:r>
        <w:rPr>
          <w:rFonts w:hint="eastAsia"/>
        </w:rPr>
        <w:t>广告位</w:t>
      </w:r>
      <w:r>
        <w:rPr>
          <w:rFonts w:hint="eastAsia"/>
        </w:rPr>
        <w:t>,</w:t>
      </w:r>
      <w:r>
        <w:rPr>
          <w:rFonts w:hint="eastAsia"/>
        </w:rPr>
        <w:t>应用</w:t>
      </w:r>
      <w:r>
        <w:rPr>
          <w:rFonts w:hint="eastAsia"/>
        </w:rPr>
        <w:t>,</w:t>
      </w:r>
      <w:r>
        <w:rPr>
          <w:rFonts w:hint="eastAsia"/>
        </w:rPr>
        <w:t>有效展示</w:t>
      </w:r>
      <w:r>
        <w:rPr>
          <w:rFonts w:hint="eastAsia"/>
        </w:rPr>
        <w:t>,</w:t>
      </w:r>
      <w:r>
        <w:rPr>
          <w:rFonts w:hint="eastAsia"/>
        </w:rPr>
        <w:t>点击</w:t>
      </w:r>
      <w:r>
        <w:rPr>
          <w:rFonts w:hint="eastAsia"/>
        </w:rPr>
        <w:t>,</w:t>
      </w:r>
      <w:r>
        <w:rPr>
          <w:rFonts w:hint="eastAsia"/>
        </w:rPr>
        <w:t>下载</w:t>
      </w:r>
      <w:r>
        <w:rPr>
          <w:rFonts w:hint="eastAsia"/>
        </w:rPr>
        <w:t>,</w:t>
      </w:r>
      <w:r>
        <w:rPr>
          <w:rFonts w:hint="eastAsia"/>
        </w:rPr>
        <w:t>点击率</w:t>
      </w:r>
      <w:r>
        <w:rPr>
          <w:rFonts w:hint="eastAsia"/>
        </w:rPr>
        <w:t>,</w:t>
      </w:r>
      <w:r>
        <w:rPr>
          <w:rFonts w:hint="eastAsia"/>
        </w:rPr>
        <w:t>下载率</w:t>
      </w:r>
      <w:r>
        <w:rPr>
          <w:rFonts w:hint="eastAsia"/>
        </w:rPr>
        <w:t>,</w:t>
      </w:r>
      <w:r>
        <w:rPr>
          <w:rFonts w:hint="eastAsia"/>
        </w:rPr>
        <w:t>收益</w:t>
      </w:r>
      <w:r>
        <w:rPr>
          <w:rFonts w:hint="eastAsia"/>
        </w:rPr>
        <w:t>.</w:t>
      </w:r>
    </w:p>
    <w:p w:rsidR="0048274B" w:rsidRDefault="0048274B" w:rsidP="00C34657">
      <w:pPr>
        <w:pStyle w:val="BodyText"/>
        <w:numPr>
          <w:ilvl w:val="0"/>
          <w:numId w:val="13"/>
        </w:numPr>
        <w:spacing w:line="240" w:lineRule="auto"/>
        <w:ind w:firstLineChars="0"/>
      </w:pPr>
      <w:r>
        <w:rPr>
          <w:rFonts w:hint="eastAsia"/>
        </w:rPr>
        <w:t>广告报表</w:t>
      </w:r>
      <w:r>
        <w:rPr>
          <w:rFonts w:hint="eastAsia"/>
        </w:rPr>
        <w:t>:</w:t>
      </w:r>
      <w:r>
        <w:rPr>
          <w:rFonts w:hint="eastAsia"/>
        </w:rPr>
        <w:t>广告名</w:t>
      </w:r>
      <w:r>
        <w:rPr>
          <w:rFonts w:hint="eastAsia"/>
        </w:rPr>
        <w:t>,</w:t>
      </w:r>
      <w:r>
        <w:rPr>
          <w:rFonts w:hint="eastAsia"/>
        </w:rPr>
        <w:t>订单</w:t>
      </w:r>
      <w:r>
        <w:rPr>
          <w:rFonts w:hint="eastAsia"/>
        </w:rPr>
        <w:t>,</w:t>
      </w:r>
      <w:r w:rsidRPr="0048274B">
        <w:rPr>
          <w:rFonts w:hint="eastAsia"/>
        </w:rPr>
        <w:t xml:space="preserve"> </w:t>
      </w:r>
      <w:r>
        <w:rPr>
          <w:rFonts w:hint="eastAsia"/>
        </w:rPr>
        <w:t>有效展示</w:t>
      </w:r>
      <w:r>
        <w:rPr>
          <w:rFonts w:hint="eastAsia"/>
        </w:rPr>
        <w:t>,</w:t>
      </w:r>
      <w:r>
        <w:rPr>
          <w:rFonts w:hint="eastAsia"/>
        </w:rPr>
        <w:t>点击</w:t>
      </w:r>
      <w:r>
        <w:rPr>
          <w:rFonts w:hint="eastAsia"/>
        </w:rPr>
        <w:t>,</w:t>
      </w:r>
      <w:r>
        <w:rPr>
          <w:rFonts w:hint="eastAsia"/>
        </w:rPr>
        <w:t>下载</w:t>
      </w:r>
      <w:r>
        <w:rPr>
          <w:rFonts w:hint="eastAsia"/>
        </w:rPr>
        <w:t>,</w:t>
      </w:r>
      <w:r>
        <w:rPr>
          <w:rFonts w:hint="eastAsia"/>
        </w:rPr>
        <w:t>点击率</w:t>
      </w:r>
      <w:r>
        <w:rPr>
          <w:rFonts w:hint="eastAsia"/>
        </w:rPr>
        <w:t>,</w:t>
      </w:r>
      <w:r>
        <w:rPr>
          <w:rFonts w:hint="eastAsia"/>
        </w:rPr>
        <w:t>下载率</w:t>
      </w:r>
      <w:r>
        <w:rPr>
          <w:rFonts w:hint="eastAsia"/>
        </w:rPr>
        <w:t>,</w:t>
      </w:r>
      <w:r>
        <w:rPr>
          <w:rFonts w:hint="eastAsia"/>
        </w:rPr>
        <w:t>收益</w:t>
      </w:r>
      <w:r>
        <w:rPr>
          <w:rFonts w:hint="eastAsia"/>
        </w:rPr>
        <w:t>.</w:t>
      </w:r>
    </w:p>
    <w:p w:rsidR="0048274B" w:rsidRDefault="0048274B" w:rsidP="00C34657">
      <w:pPr>
        <w:pStyle w:val="BodyText"/>
        <w:numPr>
          <w:ilvl w:val="0"/>
          <w:numId w:val="13"/>
        </w:numPr>
        <w:spacing w:line="240" w:lineRule="auto"/>
        <w:ind w:firstLineChars="0"/>
      </w:pPr>
      <w:r>
        <w:rPr>
          <w:rFonts w:hint="eastAsia"/>
        </w:rPr>
        <w:t>应用报表</w:t>
      </w:r>
      <w:r>
        <w:rPr>
          <w:rFonts w:hint="eastAsia"/>
        </w:rPr>
        <w:t>:</w:t>
      </w:r>
      <w:r>
        <w:rPr>
          <w:rFonts w:hint="eastAsia"/>
        </w:rPr>
        <w:t>应用名</w:t>
      </w:r>
      <w:r>
        <w:rPr>
          <w:rFonts w:hint="eastAsia"/>
        </w:rPr>
        <w:t>,</w:t>
      </w:r>
      <w:r w:rsidRPr="0048274B">
        <w:rPr>
          <w:rFonts w:hint="eastAsia"/>
        </w:rPr>
        <w:t xml:space="preserve"> </w:t>
      </w:r>
      <w:r>
        <w:rPr>
          <w:rFonts w:hint="eastAsia"/>
        </w:rPr>
        <w:t>有效展示</w:t>
      </w:r>
      <w:r>
        <w:rPr>
          <w:rFonts w:hint="eastAsia"/>
        </w:rPr>
        <w:t>,</w:t>
      </w:r>
      <w:r>
        <w:rPr>
          <w:rFonts w:hint="eastAsia"/>
        </w:rPr>
        <w:t>点击</w:t>
      </w:r>
      <w:r>
        <w:rPr>
          <w:rFonts w:hint="eastAsia"/>
        </w:rPr>
        <w:t>,</w:t>
      </w:r>
      <w:r>
        <w:rPr>
          <w:rFonts w:hint="eastAsia"/>
        </w:rPr>
        <w:t>下载</w:t>
      </w:r>
      <w:r>
        <w:rPr>
          <w:rFonts w:hint="eastAsia"/>
        </w:rPr>
        <w:t>,</w:t>
      </w:r>
      <w:r>
        <w:rPr>
          <w:rFonts w:hint="eastAsia"/>
        </w:rPr>
        <w:t>点击率</w:t>
      </w:r>
      <w:r>
        <w:rPr>
          <w:rFonts w:hint="eastAsia"/>
        </w:rPr>
        <w:t>,</w:t>
      </w:r>
      <w:r>
        <w:rPr>
          <w:rFonts w:hint="eastAsia"/>
        </w:rPr>
        <w:t>下载率</w:t>
      </w:r>
      <w:r>
        <w:rPr>
          <w:rFonts w:hint="eastAsia"/>
        </w:rPr>
        <w:t>,</w:t>
      </w:r>
      <w:r>
        <w:rPr>
          <w:rFonts w:hint="eastAsia"/>
        </w:rPr>
        <w:t>收益</w:t>
      </w:r>
      <w:r>
        <w:rPr>
          <w:rFonts w:hint="eastAsia"/>
        </w:rPr>
        <w:t>.</w:t>
      </w:r>
    </w:p>
    <w:p w:rsidR="0048274B" w:rsidRDefault="0048274B" w:rsidP="00C34657">
      <w:pPr>
        <w:pStyle w:val="BodyText"/>
        <w:numPr>
          <w:ilvl w:val="0"/>
          <w:numId w:val="13"/>
        </w:numPr>
        <w:spacing w:line="240" w:lineRule="auto"/>
        <w:ind w:firstLineChars="0"/>
      </w:pPr>
      <w:r>
        <w:rPr>
          <w:rFonts w:hint="eastAsia"/>
        </w:rPr>
        <w:t>订单报表</w:t>
      </w:r>
      <w:r>
        <w:rPr>
          <w:rFonts w:hint="eastAsia"/>
        </w:rPr>
        <w:t>:</w:t>
      </w:r>
      <w:r>
        <w:rPr>
          <w:rFonts w:hint="eastAsia"/>
        </w:rPr>
        <w:t>订单名</w:t>
      </w:r>
      <w:r>
        <w:rPr>
          <w:rFonts w:hint="eastAsia"/>
        </w:rPr>
        <w:t>,</w:t>
      </w:r>
      <w:r w:rsidRPr="0048274B">
        <w:rPr>
          <w:rFonts w:hint="eastAsia"/>
        </w:rPr>
        <w:t xml:space="preserve"> </w:t>
      </w:r>
      <w:r>
        <w:rPr>
          <w:rFonts w:hint="eastAsia"/>
        </w:rPr>
        <w:t>有效展示</w:t>
      </w:r>
      <w:r>
        <w:rPr>
          <w:rFonts w:hint="eastAsia"/>
        </w:rPr>
        <w:t>,</w:t>
      </w:r>
      <w:r>
        <w:rPr>
          <w:rFonts w:hint="eastAsia"/>
        </w:rPr>
        <w:t>点击</w:t>
      </w:r>
      <w:r>
        <w:rPr>
          <w:rFonts w:hint="eastAsia"/>
        </w:rPr>
        <w:t>,</w:t>
      </w:r>
      <w:r>
        <w:rPr>
          <w:rFonts w:hint="eastAsia"/>
        </w:rPr>
        <w:t>下载</w:t>
      </w:r>
      <w:r>
        <w:rPr>
          <w:rFonts w:hint="eastAsia"/>
        </w:rPr>
        <w:t>,</w:t>
      </w:r>
      <w:r>
        <w:rPr>
          <w:rFonts w:hint="eastAsia"/>
        </w:rPr>
        <w:t>点击率</w:t>
      </w:r>
      <w:r>
        <w:rPr>
          <w:rFonts w:hint="eastAsia"/>
        </w:rPr>
        <w:t>,</w:t>
      </w:r>
      <w:r>
        <w:rPr>
          <w:rFonts w:hint="eastAsia"/>
        </w:rPr>
        <w:t>下载率</w:t>
      </w:r>
      <w:r>
        <w:rPr>
          <w:rFonts w:hint="eastAsia"/>
        </w:rPr>
        <w:t>,</w:t>
      </w:r>
      <w:r>
        <w:rPr>
          <w:rFonts w:hint="eastAsia"/>
        </w:rPr>
        <w:t>收益</w:t>
      </w:r>
      <w:r>
        <w:rPr>
          <w:rFonts w:hint="eastAsia"/>
        </w:rPr>
        <w:t>.</w:t>
      </w:r>
    </w:p>
    <w:p w:rsidR="0048274B" w:rsidRDefault="0048274B" w:rsidP="00C34657">
      <w:pPr>
        <w:pStyle w:val="BodyText"/>
        <w:numPr>
          <w:ilvl w:val="0"/>
          <w:numId w:val="13"/>
        </w:numPr>
        <w:spacing w:line="240" w:lineRule="auto"/>
        <w:ind w:firstLineChars="0"/>
      </w:pPr>
      <w:r>
        <w:rPr>
          <w:rFonts w:hint="eastAsia"/>
        </w:rPr>
        <w:t>所有报表均可按时间筛选</w:t>
      </w:r>
      <w:r>
        <w:rPr>
          <w:rFonts w:hint="eastAsia"/>
        </w:rPr>
        <w:t>,</w:t>
      </w:r>
      <w:r>
        <w:rPr>
          <w:rFonts w:hint="eastAsia"/>
        </w:rPr>
        <w:t>最上方为汇总数据</w:t>
      </w:r>
      <w:r>
        <w:rPr>
          <w:rFonts w:hint="eastAsia"/>
        </w:rPr>
        <w:t>,</w:t>
      </w:r>
      <w:r>
        <w:rPr>
          <w:rFonts w:hint="eastAsia"/>
        </w:rPr>
        <w:t>之后为图</w:t>
      </w:r>
      <w:r>
        <w:rPr>
          <w:rFonts w:hint="eastAsia"/>
        </w:rPr>
        <w:t>,</w:t>
      </w:r>
      <w:r>
        <w:rPr>
          <w:rFonts w:hint="eastAsia"/>
        </w:rPr>
        <w:t>再后为明细数据</w:t>
      </w:r>
      <w:r>
        <w:rPr>
          <w:rFonts w:hint="eastAsia"/>
        </w:rPr>
        <w:t>.</w:t>
      </w:r>
    </w:p>
    <w:p w:rsidR="0048274B" w:rsidRDefault="0048274B" w:rsidP="0048274B">
      <w:pPr>
        <w:pStyle w:val="BodyText"/>
        <w:spacing w:line="240" w:lineRule="auto"/>
        <w:ind w:left="420" w:firstLineChars="0" w:firstLine="0"/>
      </w:pPr>
    </w:p>
    <w:p w:rsidR="00803465" w:rsidRDefault="00803465" w:rsidP="00803465">
      <w:pPr>
        <w:pStyle w:val="Heading2"/>
        <w:ind w:left="0"/>
        <w:jc w:val="left"/>
        <w:rPr>
          <w:color w:val="1F497D" w:themeColor="text2"/>
        </w:rPr>
      </w:pPr>
      <w:bookmarkStart w:id="69" w:name="_Toc305503627"/>
      <w:r>
        <w:rPr>
          <w:rFonts w:hint="eastAsia"/>
          <w:color w:val="1F497D" w:themeColor="text2"/>
        </w:rPr>
        <w:t>子功能点五、应用页面</w:t>
      </w:r>
      <w:r>
        <w:rPr>
          <w:rFonts w:hint="eastAsia"/>
          <w:color w:val="1F497D" w:themeColor="text2"/>
        </w:rPr>
        <w:t>:</w:t>
      </w:r>
      <w:bookmarkEnd w:id="69"/>
    </w:p>
    <w:p w:rsidR="00803465" w:rsidRDefault="00803465" w:rsidP="00803465">
      <w:pPr>
        <w:pStyle w:val="Heading3"/>
      </w:pPr>
      <w:bookmarkStart w:id="70" w:name="_Toc305503628"/>
      <w:r>
        <w:rPr>
          <w:rFonts w:hint="eastAsia"/>
        </w:rPr>
        <w:t>功能类型和优先级</w:t>
      </w:r>
      <w:bookmarkEnd w:id="70"/>
    </w:p>
    <w:p w:rsidR="00803465" w:rsidRDefault="00803465" w:rsidP="00803465">
      <w:pPr>
        <w:pStyle w:val="BodyText"/>
        <w:ind w:firstLine="420"/>
      </w:pPr>
      <w:r>
        <w:rPr>
          <w:rFonts w:hint="eastAsia"/>
        </w:rPr>
        <w:t>新功能点，优先级高</w:t>
      </w:r>
    </w:p>
    <w:p w:rsidR="00803465" w:rsidRDefault="00803465" w:rsidP="00803465">
      <w:pPr>
        <w:pStyle w:val="Heading3"/>
      </w:pPr>
      <w:bookmarkStart w:id="71" w:name="_Toc305503629"/>
      <w:r w:rsidRPr="00311258">
        <w:rPr>
          <w:rFonts w:hint="eastAsia"/>
        </w:rPr>
        <w:t>页面布局</w:t>
      </w:r>
      <w:bookmarkEnd w:id="71"/>
    </w:p>
    <w:p w:rsidR="00803465" w:rsidRDefault="000E630B" w:rsidP="00D25FD3">
      <w:pPr>
        <w:pStyle w:val="BodyText"/>
        <w:spacing w:line="240" w:lineRule="auto"/>
        <w:ind w:firstLine="420"/>
      </w:pPr>
      <w:r>
        <w:rPr>
          <w:noProof/>
        </w:rPr>
        <w:drawing>
          <wp:inline distT="0" distB="0" distL="0" distR="0">
            <wp:extent cx="5274310" cy="2126093"/>
            <wp:effectExtent l="19050" t="0" r="254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5274310" cy="2126093"/>
                    </a:xfrm>
                    <a:prstGeom prst="rect">
                      <a:avLst/>
                    </a:prstGeom>
                    <a:noFill/>
                    <a:ln w="9525">
                      <a:noFill/>
                      <a:miter lim="800000"/>
                      <a:headEnd/>
                      <a:tailEnd/>
                    </a:ln>
                  </pic:spPr>
                </pic:pic>
              </a:graphicData>
            </a:graphic>
          </wp:inline>
        </w:drawing>
      </w:r>
    </w:p>
    <w:p w:rsidR="000E630B" w:rsidRDefault="000E630B" w:rsidP="00D25FD3">
      <w:pPr>
        <w:pStyle w:val="BodyText"/>
        <w:spacing w:line="240" w:lineRule="auto"/>
        <w:ind w:firstLine="420"/>
      </w:pPr>
      <w:r>
        <w:rPr>
          <w:rFonts w:hint="eastAsia"/>
        </w:rPr>
        <w:t>点击筛选后：</w:t>
      </w:r>
    </w:p>
    <w:p w:rsidR="000E630B" w:rsidRDefault="000E630B" w:rsidP="00D25FD3">
      <w:pPr>
        <w:pStyle w:val="BodyText"/>
        <w:spacing w:line="240" w:lineRule="auto"/>
        <w:ind w:firstLine="420"/>
      </w:pPr>
      <w:r>
        <w:rPr>
          <w:noProof/>
        </w:rPr>
        <w:drawing>
          <wp:inline distT="0" distB="0" distL="0" distR="0">
            <wp:extent cx="5274310" cy="2151363"/>
            <wp:effectExtent l="19050" t="0" r="2540"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5274310" cy="2151363"/>
                    </a:xfrm>
                    <a:prstGeom prst="rect">
                      <a:avLst/>
                    </a:prstGeom>
                    <a:noFill/>
                    <a:ln w="9525">
                      <a:noFill/>
                      <a:miter lim="800000"/>
                      <a:headEnd/>
                      <a:tailEnd/>
                    </a:ln>
                  </pic:spPr>
                </pic:pic>
              </a:graphicData>
            </a:graphic>
          </wp:inline>
        </w:drawing>
      </w:r>
    </w:p>
    <w:p w:rsidR="00803465" w:rsidRDefault="00803465" w:rsidP="00803465">
      <w:pPr>
        <w:pStyle w:val="Heading3"/>
      </w:pPr>
      <w:bookmarkStart w:id="72" w:name="_Toc305503630"/>
      <w:r w:rsidRPr="00311258">
        <w:rPr>
          <w:rFonts w:hint="eastAsia"/>
        </w:rPr>
        <w:lastRenderedPageBreak/>
        <w:t>页面功能描述</w:t>
      </w:r>
      <w:bookmarkEnd w:id="72"/>
    </w:p>
    <w:p w:rsidR="00561DC7" w:rsidRDefault="00803465" w:rsidP="00561DC7">
      <w:pPr>
        <w:pStyle w:val="BodyText"/>
        <w:numPr>
          <w:ilvl w:val="0"/>
          <w:numId w:val="26"/>
        </w:numPr>
        <w:spacing w:line="240" w:lineRule="auto"/>
        <w:ind w:firstLineChars="0"/>
      </w:pPr>
      <w:r>
        <w:rPr>
          <w:rFonts w:hint="eastAsia"/>
        </w:rPr>
        <w:t>点击新建应用即可新建，输入应用名，平台，以及备注即可。新建完应用后，此页面会出现应用信息</w:t>
      </w:r>
      <w:r w:rsidR="00561DC7">
        <w:rPr>
          <w:rFonts w:hint="eastAsia"/>
        </w:rPr>
        <w:t>.</w:t>
      </w:r>
      <w:r w:rsidR="00762FDA">
        <w:rPr>
          <w:rFonts w:hint="eastAsia"/>
        </w:rPr>
        <w:t>从左至右为</w:t>
      </w:r>
      <w:r w:rsidR="00762FDA">
        <w:rPr>
          <w:rFonts w:hint="eastAsia"/>
        </w:rPr>
        <w:t>:</w:t>
      </w:r>
      <w:r w:rsidR="00762FDA">
        <w:rPr>
          <w:rFonts w:hint="eastAsia"/>
        </w:rPr>
        <w:t>应用名称</w:t>
      </w:r>
      <w:r w:rsidR="00762FDA">
        <w:rPr>
          <w:rFonts w:hint="eastAsia"/>
        </w:rPr>
        <w:t>,</w:t>
      </w:r>
      <w:r w:rsidR="00762FDA">
        <w:rPr>
          <w:rFonts w:hint="eastAsia"/>
        </w:rPr>
        <w:t>平台</w:t>
      </w:r>
      <w:r w:rsidR="00762FDA">
        <w:rPr>
          <w:rFonts w:hint="eastAsia"/>
        </w:rPr>
        <w:t>,</w:t>
      </w:r>
      <w:r w:rsidR="00762FDA">
        <w:rPr>
          <w:rFonts w:hint="eastAsia"/>
        </w:rPr>
        <w:t>广告</w:t>
      </w:r>
      <w:r w:rsidR="007819F2">
        <w:rPr>
          <w:rFonts w:hint="eastAsia"/>
        </w:rPr>
        <w:t>位</w:t>
      </w:r>
      <w:r w:rsidR="00762FDA">
        <w:rPr>
          <w:rFonts w:hint="eastAsia"/>
        </w:rPr>
        <w:t>数</w:t>
      </w:r>
      <w:r w:rsidR="00762FDA">
        <w:rPr>
          <w:rFonts w:hint="eastAsia"/>
        </w:rPr>
        <w:t>,</w:t>
      </w:r>
      <w:r w:rsidR="00762FDA">
        <w:rPr>
          <w:rFonts w:hint="eastAsia"/>
        </w:rPr>
        <w:t>最近</w:t>
      </w:r>
      <w:r w:rsidR="00762FDA">
        <w:rPr>
          <w:rFonts w:hint="eastAsia"/>
        </w:rPr>
        <w:t>7</w:t>
      </w:r>
      <w:r w:rsidR="00762FDA">
        <w:rPr>
          <w:rFonts w:hint="eastAsia"/>
        </w:rPr>
        <w:t>天</w:t>
      </w:r>
      <w:r w:rsidR="00300F81">
        <w:rPr>
          <w:rFonts w:hint="eastAsia"/>
        </w:rPr>
        <w:t>日均</w:t>
      </w:r>
      <w:r w:rsidR="00434F93">
        <w:rPr>
          <w:rFonts w:hint="eastAsia"/>
        </w:rPr>
        <w:t>收益</w:t>
      </w:r>
      <w:r w:rsidR="00762FDA">
        <w:rPr>
          <w:rFonts w:hint="eastAsia"/>
        </w:rPr>
        <w:t>,</w:t>
      </w:r>
      <w:r w:rsidR="00762FDA">
        <w:rPr>
          <w:rFonts w:hint="eastAsia"/>
        </w:rPr>
        <w:t>状态</w:t>
      </w:r>
      <w:r w:rsidR="00762FDA">
        <w:rPr>
          <w:rFonts w:hint="eastAsia"/>
        </w:rPr>
        <w:t>,</w:t>
      </w:r>
      <w:r w:rsidR="00762FDA">
        <w:rPr>
          <w:rFonts w:hint="eastAsia"/>
        </w:rPr>
        <w:t>操作</w:t>
      </w:r>
      <w:r w:rsidR="00762FDA">
        <w:rPr>
          <w:rFonts w:hint="eastAsia"/>
        </w:rPr>
        <w:t>.</w:t>
      </w:r>
    </w:p>
    <w:p w:rsidR="00762FDA" w:rsidRDefault="00762FDA" w:rsidP="00762FDA">
      <w:pPr>
        <w:pStyle w:val="BodyText"/>
        <w:numPr>
          <w:ilvl w:val="0"/>
          <w:numId w:val="28"/>
        </w:numPr>
        <w:spacing w:line="240" w:lineRule="auto"/>
        <w:ind w:firstLineChars="0"/>
      </w:pPr>
      <w:r>
        <w:rPr>
          <w:rFonts w:hint="eastAsia"/>
        </w:rPr>
        <w:t>状态同广告位管理页面的广告位状态</w:t>
      </w:r>
      <w:r>
        <w:rPr>
          <w:rFonts w:hint="eastAsia"/>
        </w:rPr>
        <w:t>.</w:t>
      </w:r>
    </w:p>
    <w:p w:rsidR="00762FDA" w:rsidRDefault="00762FDA" w:rsidP="00762FDA">
      <w:pPr>
        <w:pStyle w:val="BodyText"/>
        <w:numPr>
          <w:ilvl w:val="0"/>
          <w:numId w:val="28"/>
        </w:numPr>
        <w:spacing w:line="240" w:lineRule="auto"/>
        <w:ind w:firstLineChars="0"/>
      </w:pPr>
      <w:r>
        <w:rPr>
          <w:rFonts w:hint="eastAsia"/>
        </w:rPr>
        <w:t>最近</w:t>
      </w:r>
      <w:r>
        <w:rPr>
          <w:rFonts w:hint="eastAsia"/>
        </w:rPr>
        <w:t>7</w:t>
      </w:r>
      <w:r>
        <w:rPr>
          <w:rFonts w:hint="eastAsia"/>
        </w:rPr>
        <w:t>天</w:t>
      </w:r>
      <w:r w:rsidR="00300F81">
        <w:rPr>
          <w:rFonts w:hint="eastAsia"/>
        </w:rPr>
        <w:t>日均收益</w:t>
      </w:r>
      <w:r w:rsidR="00434F93">
        <w:rPr>
          <w:rFonts w:hint="eastAsia"/>
        </w:rPr>
        <w:t>=</w:t>
      </w:r>
      <w:r w:rsidR="00434F93">
        <w:rPr>
          <w:rFonts w:hint="eastAsia"/>
        </w:rPr>
        <w:t>该应用最近</w:t>
      </w:r>
      <w:r w:rsidR="00434F93">
        <w:rPr>
          <w:rFonts w:hint="eastAsia"/>
        </w:rPr>
        <w:t>7</w:t>
      </w:r>
      <w:r w:rsidR="00434F93">
        <w:rPr>
          <w:rFonts w:hint="eastAsia"/>
        </w:rPr>
        <w:t>天总收益</w:t>
      </w:r>
      <w:r w:rsidR="00434F93">
        <w:rPr>
          <w:rFonts w:hint="eastAsia"/>
        </w:rPr>
        <w:t>/</w:t>
      </w:r>
      <w:r w:rsidR="00434F93">
        <w:rPr>
          <w:rFonts w:hint="eastAsia"/>
        </w:rPr>
        <w:t>最近</w:t>
      </w:r>
      <w:r w:rsidR="00300F81">
        <w:rPr>
          <w:rFonts w:hint="eastAsia"/>
        </w:rPr>
        <w:t>7</w:t>
      </w:r>
      <w:r w:rsidR="00300F81">
        <w:rPr>
          <w:rFonts w:hint="eastAsia"/>
        </w:rPr>
        <w:t>天有收益的天数</w:t>
      </w:r>
    </w:p>
    <w:p w:rsidR="003F5D8B" w:rsidRDefault="003F5D8B" w:rsidP="00762FDA">
      <w:pPr>
        <w:pStyle w:val="BodyText"/>
        <w:numPr>
          <w:ilvl w:val="0"/>
          <w:numId w:val="28"/>
        </w:numPr>
        <w:spacing w:line="240" w:lineRule="auto"/>
        <w:ind w:firstLineChars="0"/>
      </w:pPr>
      <w:r>
        <w:rPr>
          <w:rFonts w:hint="eastAsia"/>
        </w:rPr>
        <w:t>排序优先级</w:t>
      </w:r>
      <w:r w:rsidR="00726C62">
        <w:rPr>
          <w:rFonts w:hint="eastAsia"/>
        </w:rPr>
        <w:t>:</w:t>
      </w:r>
      <w:r>
        <w:rPr>
          <w:rFonts w:hint="eastAsia"/>
        </w:rPr>
        <w:t>状态</w:t>
      </w:r>
      <w:r>
        <w:rPr>
          <w:rFonts w:hint="eastAsia"/>
        </w:rPr>
        <w:t>&gt;</w:t>
      </w:r>
      <w:r>
        <w:rPr>
          <w:rFonts w:hint="eastAsia"/>
        </w:rPr>
        <w:t>平台</w:t>
      </w:r>
      <w:r>
        <w:rPr>
          <w:rFonts w:hint="eastAsia"/>
        </w:rPr>
        <w:t>&gt;</w:t>
      </w:r>
      <w:r w:rsidR="009D3FAC">
        <w:rPr>
          <w:rFonts w:hint="eastAsia"/>
        </w:rPr>
        <w:t>千次展现收益</w:t>
      </w:r>
      <w:r w:rsidR="00B1113B">
        <w:rPr>
          <w:rFonts w:hint="eastAsia"/>
        </w:rPr>
        <w:t>&gt;</w:t>
      </w:r>
      <w:r w:rsidR="00B1113B">
        <w:rPr>
          <w:rFonts w:hint="eastAsia"/>
        </w:rPr>
        <w:t>建立的时间</w:t>
      </w:r>
    </w:p>
    <w:p w:rsidR="00187467" w:rsidRDefault="00187467" w:rsidP="00762FDA">
      <w:pPr>
        <w:pStyle w:val="BodyText"/>
        <w:numPr>
          <w:ilvl w:val="0"/>
          <w:numId w:val="28"/>
        </w:numPr>
        <w:spacing w:line="240" w:lineRule="auto"/>
        <w:ind w:firstLineChars="0"/>
      </w:pPr>
      <w:r>
        <w:rPr>
          <w:rFonts w:hint="eastAsia"/>
        </w:rPr>
        <w:t>当删除某个应用时</w:t>
      </w:r>
      <w:r>
        <w:rPr>
          <w:rFonts w:hint="eastAsia"/>
        </w:rPr>
        <w:t>,</w:t>
      </w:r>
      <w:r>
        <w:rPr>
          <w:rFonts w:hint="eastAsia"/>
        </w:rPr>
        <w:t>先判断是否有处于非删除状态的广告位隶属于该应用之下</w:t>
      </w:r>
      <w:r>
        <w:rPr>
          <w:rFonts w:hint="eastAsia"/>
        </w:rPr>
        <w:t>,</w:t>
      </w:r>
      <w:r>
        <w:rPr>
          <w:rFonts w:hint="eastAsia"/>
        </w:rPr>
        <w:t>若有則跳出提示</w:t>
      </w:r>
      <w:r>
        <w:rPr>
          <w:rFonts w:hint="eastAsia"/>
        </w:rPr>
        <w:t>,</w:t>
      </w:r>
      <w:r>
        <w:rPr>
          <w:rFonts w:hint="eastAsia"/>
        </w:rPr>
        <w:t>请先删除广告位或将广告位划归其它应用</w:t>
      </w:r>
      <w:r>
        <w:rPr>
          <w:rFonts w:hint="eastAsia"/>
        </w:rPr>
        <w:t>,</w:t>
      </w:r>
      <w:r>
        <w:rPr>
          <w:rFonts w:hint="eastAsia"/>
        </w:rPr>
        <w:t>然后删除该应用</w:t>
      </w:r>
      <w:r>
        <w:rPr>
          <w:rFonts w:hint="eastAsia"/>
        </w:rPr>
        <w:t>.</w:t>
      </w:r>
      <w:r>
        <w:rPr>
          <w:rFonts w:hint="eastAsia"/>
        </w:rPr>
        <w:t>否则跳出二次确认即可</w:t>
      </w:r>
      <w:r>
        <w:rPr>
          <w:rFonts w:hint="eastAsia"/>
        </w:rPr>
        <w:t>.</w:t>
      </w:r>
    </w:p>
    <w:p w:rsidR="00561DC7" w:rsidRDefault="00561DC7" w:rsidP="00561DC7">
      <w:pPr>
        <w:pStyle w:val="BodyText"/>
        <w:numPr>
          <w:ilvl w:val="0"/>
          <w:numId w:val="26"/>
        </w:numPr>
        <w:spacing w:line="240" w:lineRule="auto"/>
        <w:ind w:firstLineChars="0"/>
      </w:pPr>
      <w:r>
        <w:rPr>
          <w:rFonts w:hint="eastAsia"/>
        </w:rPr>
        <w:t>点击新建广告位可</w:t>
      </w:r>
      <w:r w:rsidR="00803465">
        <w:rPr>
          <w:rFonts w:hint="eastAsia"/>
        </w:rPr>
        <w:t>新建广告位，同</w:t>
      </w:r>
      <w:r w:rsidR="00E32710">
        <w:rPr>
          <w:rFonts w:hint="eastAsia"/>
        </w:rPr>
        <w:t>广告位管理页面中的新建广告位部分</w:t>
      </w:r>
      <w:r w:rsidR="00803465">
        <w:rPr>
          <w:rFonts w:hint="eastAsia"/>
        </w:rPr>
        <w:t xml:space="preserve">. </w:t>
      </w:r>
      <w:r w:rsidR="00803465">
        <w:rPr>
          <w:rFonts w:hint="eastAsia"/>
        </w:rPr>
        <w:t>但不可新建广告。新建完广告位后，</w:t>
      </w:r>
      <w:r w:rsidR="00CF0949">
        <w:rPr>
          <w:rFonts w:hint="eastAsia"/>
        </w:rPr>
        <w:t>若</w:t>
      </w:r>
      <w:r w:rsidR="00803465">
        <w:rPr>
          <w:rFonts w:hint="eastAsia"/>
        </w:rPr>
        <w:t>刷新广告位页面，即可出现新建的广告。</w:t>
      </w:r>
      <w:r>
        <w:rPr>
          <w:rFonts w:hint="eastAsia"/>
        </w:rPr>
        <w:t>广告位从左至右显示的字段为</w:t>
      </w:r>
      <w:r>
        <w:rPr>
          <w:rFonts w:hint="eastAsia"/>
        </w:rPr>
        <w:t>:</w:t>
      </w:r>
      <w:r>
        <w:rPr>
          <w:rFonts w:hint="eastAsia"/>
        </w:rPr>
        <w:t>广告名</w:t>
      </w:r>
      <w:r>
        <w:rPr>
          <w:rFonts w:hint="eastAsia"/>
        </w:rPr>
        <w:t xml:space="preserve">, </w:t>
      </w:r>
      <w:r>
        <w:rPr>
          <w:rFonts w:hint="eastAsia"/>
        </w:rPr>
        <w:t>类型</w:t>
      </w:r>
      <w:r>
        <w:rPr>
          <w:rFonts w:hint="eastAsia"/>
        </w:rPr>
        <w:t>,</w:t>
      </w:r>
      <w:r>
        <w:rPr>
          <w:rFonts w:hint="eastAsia"/>
        </w:rPr>
        <w:t>尺寸</w:t>
      </w:r>
      <w:r>
        <w:rPr>
          <w:rFonts w:hint="eastAsia"/>
        </w:rPr>
        <w:t xml:space="preserve">, </w:t>
      </w:r>
      <w:r w:rsidR="00300F81">
        <w:rPr>
          <w:rFonts w:hint="eastAsia"/>
        </w:rPr>
        <w:t>最近</w:t>
      </w:r>
      <w:r w:rsidR="00300F81">
        <w:rPr>
          <w:rFonts w:hint="eastAsia"/>
        </w:rPr>
        <w:t>7</w:t>
      </w:r>
      <w:r w:rsidR="00300F81">
        <w:rPr>
          <w:rFonts w:hint="eastAsia"/>
        </w:rPr>
        <w:t>天日均收益</w:t>
      </w:r>
      <w:r>
        <w:rPr>
          <w:rFonts w:hint="eastAsia"/>
        </w:rPr>
        <w:t xml:space="preserve">, </w:t>
      </w:r>
      <w:r>
        <w:rPr>
          <w:rFonts w:hint="eastAsia"/>
        </w:rPr>
        <w:t>状态</w:t>
      </w:r>
      <w:r>
        <w:rPr>
          <w:rFonts w:hint="eastAsia"/>
        </w:rPr>
        <w:t>,</w:t>
      </w:r>
      <w:r>
        <w:rPr>
          <w:rFonts w:hint="eastAsia"/>
        </w:rPr>
        <w:t>操作</w:t>
      </w:r>
      <w:r>
        <w:rPr>
          <w:rFonts w:hint="eastAsia"/>
        </w:rPr>
        <w:t xml:space="preserve">. </w:t>
      </w:r>
    </w:p>
    <w:p w:rsidR="00803465" w:rsidRDefault="00561DC7" w:rsidP="00561DC7">
      <w:pPr>
        <w:pStyle w:val="BodyText"/>
        <w:numPr>
          <w:ilvl w:val="0"/>
          <w:numId w:val="27"/>
        </w:numPr>
        <w:spacing w:line="240" w:lineRule="auto"/>
        <w:ind w:firstLineChars="0"/>
      </w:pPr>
      <w:r>
        <w:rPr>
          <w:rFonts w:hint="eastAsia"/>
        </w:rPr>
        <w:t>状态同广告位管理页面中的广告位状态</w:t>
      </w:r>
      <w:r>
        <w:rPr>
          <w:rFonts w:hint="eastAsia"/>
        </w:rPr>
        <w:t>.</w:t>
      </w:r>
    </w:p>
    <w:p w:rsidR="00561DC7" w:rsidRDefault="00300F81" w:rsidP="00561DC7">
      <w:pPr>
        <w:pStyle w:val="BodyText"/>
        <w:numPr>
          <w:ilvl w:val="0"/>
          <w:numId w:val="27"/>
        </w:numPr>
        <w:spacing w:line="240" w:lineRule="auto"/>
        <w:ind w:firstLineChars="0"/>
      </w:pPr>
      <w:r>
        <w:rPr>
          <w:rFonts w:hint="eastAsia"/>
        </w:rPr>
        <w:t>最近</w:t>
      </w:r>
      <w:r>
        <w:rPr>
          <w:rFonts w:hint="eastAsia"/>
        </w:rPr>
        <w:t>7</w:t>
      </w:r>
      <w:r>
        <w:rPr>
          <w:rFonts w:hint="eastAsia"/>
        </w:rPr>
        <w:t>天日均收益</w:t>
      </w:r>
      <w:r>
        <w:rPr>
          <w:rFonts w:hint="eastAsia"/>
        </w:rPr>
        <w:t>=</w:t>
      </w:r>
      <w:r>
        <w:rPr>
          <w:rFonts w:hint="eastAsia"/>
        </w:rPr>
        <w:t>该广告位最近</w:t>
      </w:r>
      <w:r>
        <w:rPr>
          <w:rFonts w:hint="eastAsia"/>
        </w:rPr>
        <w:t>7</w:t>
      </w:r>
      <w:r>
        <w:rPr>
          <w:rFonts w:hint="eastAsia"/>
        </w:rPr>
        <w:t>天总收益</w:t>
      </w:r>
      <w:r>
        <w:rPr>
          <w:rFonts w:hint="eastAsia"/>
        </w:rPr>
        <w:t>/</w:t>
      </w:r>
      <w:r>
        <w:rPr>
          <w:rFonts w:hint="eastAsia"/>
        </w:rPr>
        <w:t>最近</w:t>
      </w:r>
      <w:r>
        <w:rPr>
          <w:rFonts w:hint="eastAsia"/>
        </w:rPr>
        <w:t>7</w:t>
      </w:r>
      <w:r>
        <w:rPr>
          <w:rFonts w:hint="eastAsia"/>
        </w:rPr>
        <w:t>天有收益的天数</w:t>
      </w:r>
    </w:p>
    <w:p w:rsidR="00726C62" w:rsidRDefault="00726C62" w:rsidP="00561DC7">
      <w:pPr>
        <w:pStyle w:val="BodyText"/>
        <w:numPr>
          <w:ilvl w:val="0"/>
          <w:numId w:val="27"/>
        </w:numPr>
        <w:spacing w:line="240" w:lineRule="auto"/>
        <w:ind w:firstLineChars="0"/>
      </w:pPr>
      <w:r>
        <w:rPr>
          <w:rFonts w:hint="eastAsia"/>
        </w:rPr>
        <w:t>排序优先级</w:t>
      </w:r>
      <w:r>
        <w:rPr>
          <w:rFonts w:hint="eastAsia"/>
        </w:rPr>
        <w:t>:</w:t>
      </w:r>
      <w:r>
        <w:rPr>
          <w:rFonts w:hint="eastAsia"/>
        </w:rPr>
        <w:t>状态</w:t>
      </w:r>
      <w:r>
        <w:t>&gt;</w:t>
      </w:r>
      <w:r>
        <w:rPr>
          <w:rFonts w:hint="eastAsia"/>
        </w:rPr>
        <w:t>应用</w:t>
      </w:r>
      <w:r>
        <w:t>&gt;</w:t>
      </w:r>
      <w:r>
        <w:rPr>
          <w:rFonts w:hint="eastAsia"/>
        </w:rPr>
        <w:t>类型</w:t>
      </w:r>
      <w:r>
        <w:t>&gt;</w:t>
      </w:r>
      <w:r>
        <w:rPr>
          <w:rFonts w:hint="eastAsia"/>
        </w:rPr>
        <w:t>尺寸</w:t>
      </w:r>
      <w:r w:rsidR="00B1113B">
        <w:rPr>
          <w:rFonts w:hint="eastAsia"/>
        </w:rPr>
        <w:t>&gt;</w:t>
      </w:r>
      <w:r w:rsidR="00B1113B">
        <w:rPr>
          <w:rFonts w:hint="eastAsia"/>
        </w:rPr>
        <w:t>建立的时间</w:t>
      </w:r>
    </w:p>
    <w:p w:rsidR="00803465" w:rsidRDefault="00803465" w:rsidP="00803465">
      <w:pPr>
        <w:pStyle w:val="BodyText"/>
        <w:spacing w:line="240" w:lineRule="auto"/>
        <w:ind w:left="284" w:firstLineChars="0" w:firstLine="0"/>
      </w:pPr>
    </w:p>
    <w:p w:rsidR="00803465" w:rsidRDefault="00803465" w:rsidP="00803465">
      <w:pPr>
        <w:pStyle w:val="BodyText"/>
        <w:spacing w:line="240" w:lineRule="auto"/>
        <w:ind w:left="284" w:firstLineChars="0" w:firstLine="0"/>
      </w:pPr>
    </w:p>
    <w:p w:rsidR="00803465" w:rsidRDefault="00803465" w:rsidP="00803465">
      <w:pPr>
        <w:pStyle w:val="Heading2"/>
        <w:ind w:left="0"/>
        <w:jc w:val="left"/>
        <w:rPr>
          <w:color w:val="1F497D" w:themeColor="text2"/>
        </w:rPr>
      </w:pPr>
      <w:bookmarkStart w:id="73" w:name="_Toc305503631"/>
      <w:commentRangeStart w:id="74"/>
      <w:r>
        <w:rPr>
          <w:rFonts w:hint="eastAsia"/>
          <w:color w:val="1F497D" w:themeColor="text2"/>
        </w:rPr>
        <w:t>子功能点六、广告位概况页面</w:t>
      </w:r>
      <w:r>
        <w:rPr>
          <w:rFonts w:hint="eastAsia"/>
          <w:color w:val="1F497D" w:themeColor="text2"/>
        </w:rPr>
        <w:t>:</w:t>
      </w:r>
      <w:bookmarkEnd w:id="73"/>
      <w:commentRangeEnd w:id="74"/>
      <w:r w:rsidR="00CE5017">
        <w:rPr>
          <w:rStyle w:val="CommentReference"/>
          <w:rFonts w:asciiTheme="minorHAnsi" w:eastAsiaTheme="minorEastAsia" w:hAnsiTheme="minorHAnsi" w:cstheme="minorBidi"/>
          <w:b w:val="0"/>
          <w:bCs w:val="0"/>
        </w:rPr>
        <w:commentReference w:id="74"/>
      </w:r>
    </w:p>
    <w:p w:rsidR="00803465" w:rsidRDefault="00803465" w:rsidP="00803465">
      <w:pPr>
        <w:pStyle w:val="Heading3"/>
      </w:pPr>
      <w:bookmarkStart w:id="75" w:name="_Toc305503632"/>
      <w:r>
        <w:rPr>
          <w:rFonts w:hint="eastAsia"/>
        </w:rPr>
        <w:t>功能类型和优先级</w:t>
      </w:r>
      <w:bookmarkEnd w:id="75"/>
    </w:p>
    <w:p w:rsidR="00803465" w:rsidRDefault="00803465" w:rsidP="00803465">
      <w:pPr>
        <w:pStyle w:val="BodyText"/>
        <w:spacing w:line="240" w:lineRule="auto"/>
        <w:ind w:left="284" w:firstLineChars="0" w:firstLine="0"/>
      </w:pPr>
      <w:r>
        <w:rPr>
          <w:rFonts w:hint="eastAsia"/>
        </w:rPr>
        <w:t>新功能点</w:t>
      </w:r>
      <w:r>
        <w:rPr>
          <w:rFonts w:hint="eastAsia"/>
        </w:rPr>
        <w:t>,</w:t>
      </w:r>
      <w:r>
        <w:rPr>
          <w:rFonts w:hint="eastAsia"/>
        </w:rPr>
        <w:t>优先级高</w:t>
      </w:r>
      <w:r>
        <w:rPr>
          <w:rFonts w:hint="eastAsia"/>
        </w:rPr>
        <w:t>.</w:t>
      </w:r>
    </w:p>
    <w:p w:rsidR="00803465" w:rsidRDefault="00803465" w:rsidP="00803465">
      <w:pPr>
        <w:pStyle w:val="Heading3"/>
      </w:pPr>
      <w:bookmarkStart w:id="76" w:name="_Toc305503633"/>
      <w:r w:rsidRPr="00311258">
        <w:rPr>
          <w:rFonts w:hint="eastAsia"/>
        </w:rPr>
        <w:t>页面布局</w:t>
      </w:r>
      <w:bookmarkEnd w:id="76"/>
    </w:p>
    <w:p w:rsidR="00803465" w:rsidRDefault="00803465" w:rsidP="00803465">
      <w:pPr>
        <w:pStyle w:val="BodyText"/>
        <w:spacing w:line="240" w:lineRule="auto"/>
        <w:ind w:left="284" w:firstLineChars="0" w:firstLine="0"/>
      </w:pPr>
      <w:r>
        <w:rPr>
          <w:rFonts w:hint="eastAsia"/>
        </w:rPr>
        <w:t>待定</w:t>
      </w:r>
    </w:p>
    <w:p w:rsidR="00803465" w:rsidRDefault="00803465" w:rsidP="00803465">
      <w:pPr>
        <w:pStyle w:val="Heading3"/>
      </w:pPr>
      <w:bookmarkStart w:id="77" w:name="_Toc305503634"/>
      <w:r w:rsidRPr="00311258">
        <w:rPr>
          <w:rFonts w:hint="eastAsia"/>
        </w:rPr>
        <w:t>页面功能描述</w:t>
      </w:r>
      <w:bookmarkEnd w:id="77"/>
    </w:p>
    <w:p w:rsidR="00803465" w:rsidRDefault="00803465" w:rsidP="00C34657">
      <w:pPr>
        <w:pStyle w:val="BodyText"/>
        <w:numPr>
          <w:ilvl w:val="0"/>
          <w:numId w:val="14"/>
        </w:numPr>
        <w:ind w:firstLineChars="0"/>
      </w:pPr>
      <w:r>
        <w:rPr>
          <w:rFonts w:hint="eastAsia"/>
        </w:rPr>
        <w:t>可按时间筛选</w:t>
      </w:r>
      <w:r>
        <w:rPr>
          <w:rFonts w:hint="eastAsia"/>
        </w:rPr>
        <w:t>,</w:t>
      </w:r>
      <w:r>
        <w:rPr>
          <w:rFonts w:hint="eastAsia"/>
        </w:rPr>
        <w:t>查看广告位的使用状况</w:t>
      </w:r>
      <w:r>
        <w:rPr>
          <w:rFonts w:hint="eastAsia"/>
        </w:rPr>
        <w:t>.</w:t>
      </w:r>
    </w:p>
    <w:p w:rsidR="00803465" w:rsidRDefault="00803465" w:rsidP="00C34657">
      <w:pPr>
        <w:pStyle w:val="BodyText"/>
        <w:numPr>
          <w:ilvl w:val="0"/>
          <w:numId w:val="15"/>
        </w:numPr>
        <w:ind w:firstLineChars="0"/>
      </w:pPr>
      <w:r>
        <w:rPr>
          <w:rFonts w:hint="eastAsia"/>
        </w:rPr>
        <w:t>每天</w:t>
      </w:r>
      <w:r>
        <w:rPr>
          <w:rFonts w:hint="eastAsia"/>
        </w:rPr>
        <w:t>,</w:t>
      </w:r>
      <w:r>
        <w:rPr>
          <w:rFonts w:hint="eastAsia"/>
        </w:rPr>
        <w:t>全绿色代表全天各时段均有广告投放</w:t>
      </w:r>
      <w:r>
        <w:rPr>
          <w:rFonts w:hint="eastAsia"/>
        </w:rPr>
        <w:t xml:space="preserve">. </w:t>
      </w:r>
      <w:r>
        <w:t>3</w:t>
      </w:r>
      <w:r>
        <w:rPr>
          <w:rFonts w:hint="eastAsia"/>
        </w:rPr>
        <w:t>/4</w:t>
      </w:r>
      <w:r>
        <w:rPr>
          <w:rFonts w:hint="eastAsia"/>
        </w:rPr>
        <w:t>绿色代表大于</w:t>
      </w:r>
      <w:r>
        <w:rPr>
          <w:rFonts w:hint="eastAsia"/>
        </w:rPr>
        <w:t>18</w:t>
      </w:r>
      <w:r>
        <w:rPr>
          <w:rFonts w:hint="eastAsia"/>
        </w:rPr>
        <w:t>小时有广告投放</w:t>
      </w:r>
      <w:r>
        <w:rPr>
          <w:rFonts w:hint="eastAsia"/>
        </w:rPr>
        <w:t>,2/4</w:t>
      </w:r>
      <w:r>
        <w:rPr>
          <w:rFonts w:hint="eastAsia"/>
        </w:rPr>
        <w:t>代表</w:t>
      </w:r>
      <w:r>
        <w:rPr>
          <w:rFonts w:hint="eastAsia"/>
        </w:rPr>
        <w:t>12</w:t>
      </w:r>
      <w:r>
        <w:rPr>
          <w:rFonts w:hint="eastAsia"/>
        </w:rPr>
        <w:t>小时有广告投放依次类推</w:t>
      </w:r>
      <w:r w:rsidR="00D315A8">
        <w:rPr>
          <w:rFonts w:hint="eastAsia"/>
        </w:rPr>
        <w:t>,</w:t>
      </w:r>
      <w:r w:rsidR="00D315A8">
        <w:rPr>
          <w:rFonts w:hint="eastAsia"/>
        </w:rPr>
        <w:t>白色为全天无广告投放</w:t>
      </w:r>
      <w:r w:rsidR="00D315A8">
        <w:rPr>
          <w:rFonts w:hint="eastAsia"/>
        </w:rPr>
        <w:t>.</w:t>
      </w:r>
    </w:p>
    <w:p w:rsidR="00803465" w:rsidRDefault="00803465" w:rsidP="00C34657">
      <w:pPr>
        <w:pStyle w:val="BodyText"/>
        <w:numPr>
          <w:ilvl w:val="0"/>
          <w:numId w:val="15"/>
        </w:numPr>
        <w:ind w:firstLineChars="0"/>
      </w:pPr>
      <w:r>
        <w:rPr>
          <w:rFonts w:hint="eastAsia"/>
        </w:rPr>
        <w:t>点击每天后</w:t>
      </w:r>
      <w:r>
        <w:rPr>
          <w:rFonts w:hint="eastAsia"/>
        </w:rPr>
        <w:t>,</w:t>
      </w:r>
      <w:r>
        <w:rPr>
          <w:rFonts w:hint="eastAsia"/>
        </w:rPr>
        <w:t>会弹出一个小窗口</w:t>
      </w:r>
      <w:r>
        <w:rPr>
          <w:rFonts w:hint="eastAsia"/>
        </w:rPr>
        <w:t>,</w:t>
      </w:r>
      <w:r>
        <w:rPr>
          <w:rFonts w:hint="eastAsia"/>
        </w:rPr>
        <w:t>显示该日</w:t>
      </w:r>
      <w:r>
        <w:rPr>
          <w:rFonts w:hint="eastAsia"/>
        </w:rPr>
        <w:t>24</w:t>
      </w:r>
      <w:r>
        <w:rPr>
          <w:rFonts w:hint="eastAsia"/>
        </w:rPr>
        <w:t>小时的情况</w:t>
      </w:r>
      <w:r>
        <w:rPr>
          <w:rFonts w:hint="eastAsia"/>
        </w:rPr>
        <w:t>,</w:t>
      </w:r>
      <w:r>
        <w:rPr>
          <w:rFonts w:hint="eastAsia"/>
        </w:rPr>
        <w:t>某小时暂停为灰色</w:t>
      </w:r>
      <w:r>
        <w:rPr>
          <w:rFonts w:hint="eastAsia"/>
        </w:rPr>
        <w:t xml:space="preserve">, </w:t>
      </w:r>
      <w:r w:rsidR="00D315A8">
        <w:rPr>
          <w:rFonts w:hint="eastAsia"/>
        </w:rPr>
        <w:t>红色为广告数</w:t>
      </w:r>
      <w:r w:rsidR="00D315A8">
        <w:t>&gt;15</w:t>
      </w:r>
      <w:r w:rsidR="00D315A8">
        <w:rPr>
          <w:rFonts w:hint="eastAsia"/>
        </w:rPr>
        <w:t>条</w:t>
      </w:r>
      <w:r w:rsidR="00D315A8">
        <w:rPr>
          <w:rFonts w:hint="eastAsia"/>
        </w:rPr>
        <w:t xml:space="preserve">, </w:t>
      </w:r>
      <w:r w:rsidR="00D315A8">
        <w:rPr>
          <w:rFonts w:hint="eastAsia"/>
        </w:rPr>
        <w:t>黄色为</w:t>
      </w:r>
      <w:r w:rsidR="00D315A8">
        <w:rPr>
          <w:rFonts w:hint="eastAsia"/>
        </w:rPr>
        <w:t>15&gt;</w:t>
      </w:r>
      <w:r w:rsidR="00D315A8">
        <w:rPr>
          <w:rFonts w:hint="eastAsia"/>
        </w:rPr>
        <w:t>广告数</w:t>
      </w:r>
      <w:r w:rsidR="00D315A8">
        <w:rPr>
          <w:rFonts w:hint="eastAsia"/>
        </w:rPr>
        <w:t>&gt;8,</w:t>
      </w:r>
      <w:r w:rsidR="00D315A8">
        <w:rPr>
          <w:rFonts w:hint="eastAsia"/>
        </w:rPr>
        <w:t>绿色为广告数</w:t>
      </w:r>
      <w:r w:rsidR="00D315A8">
        <w:t>&lt;8</w:t>
      </w:r>
      <w:r w:rsidR="00D315A8">
        <w:rPr>
          <w:rFonts w:hint="eastAsia"/>
        </w:rPr>
        <w:t xml:space="preserve">, </w:t>
      </w:r>
      <w:r w:rsidR="00D315A8">
        <w:rPr>
          <w:rFonts w:hint="eastAsia"/>
        </w:rPr>
        <w:t>白色为广告数</w:t>
      </w:r>
      <w:r w:rsidR="00D315A8">
        <w:rPr>
          <w:rFonts w:hint="eastAsia"/>
        </w:rPr>
        <w:t>=0.</w:t>
      </w:r>
    </w:p>
    <w:p w:rsidR="00D315A8" w:rsidRDefault="00D315A8" w:rsidP="00D315A8">
      <w:pPr>
        <w:pStyle w:val="BodyText"/>
        <w:ind w:left="704" w:firstLineChars="0" w:firstLine="0"/>
      </w:pPr>
      <w:r>
        <w:rPr>
          <w:rFonts w:hint="eastAsia"/>
        </w:rPr>
        <w:t>示例</w:t>
      </w:r>
      <w:r>
        <w:rPr>
          <w:rFonts w:hint="eastAsia"/>
        </w:rPr>
        <w:t>:</w:t>
      </w:r>
    </w:p>
    <w:p w:rsidR="00D315A8" w:rsidRDefault="00D315A8" w:rsidP="00D315A8">
      <w:pPr>
        <w:pStyle w:val="BodyText"/>
        <w:spacing w:line="240" w:lineRule="auto"/>
        <w:ind w:left="703" w:firstLineChars="0" w:firstLine="0"/>
      </w:pPr>
      <w:r>
        <w:rPr>
          <w:rFonts w:hint="eastAsia"/>
          <w:noProof/>
        </w:rPr>
        <w:lastRenderedPageBreak/>
        <w:drawing>
          <wp:inline distT="0" distB="0" distL="0" distR="0">
            <wp:extent cx="1992630" cy="1828800"/>
            <wp:effectExtent l="1905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1992630" cy="1828800"/>
                    </a:xfrm>
                    <a:prstGeom prst="rect">
                      <a:avLst/>
                    </a:prstGeom>
                    <a:noFill/>
                    <a:ln w="9525">
                      <a:noFill/>
                      <a:miter lim="800000"/>
                      <a:headEnd/>
                      <a:tailEnd/>
                    </a:ln>
                  </pic:spPr>
                </pic:pic>
              </a:graphicData>
            </a:graphic>
          </wp:inline>
        </w:drawing>
      </w:r>
    </w:p>
    <w:p w:rsidR="00803465" w:rsidRDefault="00803465" w:rsidP="00C34657">
      <w:pPr>
        <w:pStyle w:val="BodyText"/>
        <w:numPr>
          <w:ilvl w:val="0"/>
          <w:numId w:val="14"/>
        </w:numPr>
        <w:ind w:firstLineChars="0"/>
      </w:pPr>
      <w:r>
        <w:rPr>
          <w:rFonts w:hint="eastAsia"/>
        </w:rPr>
        <w:t>广告位的排序和分页规则和广告位管理页面保持一致</w:t>
      </w:r>
      <w:r>
        <w:rPr>
          <w:rFonts w:hint="eastAsia"/>
        </w:rPr>
        <w:t>.</w:t>
      </w:r>
    </w:p>
    <w:p w:rsidR="00803465" w:rsidRDefault="00803465" w:rsidP="00803465">
      <w:pPr>
        <w:pStyle w:val="BodyText"/>
        <w:ind w:left="704" w:firstLineChars="0" w:firstLine="0"/>
      </w:pPr>
    </w:p>
    <w:p w:rsidR="00554D24" w:rsidRDefault="00554D24" w:rsidP="00554D24">
      <w:pPr>
        <w:pStyle w:val="Heading2"/>
        <w:ind w:left="0"/>
        <w:jc w:val="left"/>
        <w:rPr>
          <w:color w:val="1F497D" w:themeColor="text2"/>
        </w:rPr>
      </w:pPr>
      <w:bookmarkStart w:id="78" w:name="_Toc305503635"/>
      <w:r>
        <w:rPr>
          <w:rFonts w:hint="eastAsia"/>
          <w:color w:val="1F497D" w:themeColor="text2"/>
        </w:rPr>
        <w:t>子功能点七、广告</w:t>
      </w:r>
      <w:r w:rsidR="00E32710">
        <w:rPr>
          <w:rFonts w:hint="eastAsia"/>
          <w:color w:val="1F497D" w:themeColor="text2"/>
        </w:rPr>
        <w:t>管理</w:t>
      </w:r>
      <w:r>
        <w:rPr>
          <w:rFonts w:hint="eastAsia"/>
          <w:color w:val="1F497D" w:themeColor="text2"/>
        </w:rPr>
        <w:t>页面</w:t>
      </w:r>
      <w:r>
        <w:rPr>
          <w:rFonts w:hint="eastAsia"/>
          <w:color w:val="1F497D" w:themeColor="text2"/>
        </w:rPr>
        <w:t>:</w:t>
      </w:r>
      <w:bookmarkEnd w:id="78"/>
    </w:p>
    <w:p w:rsidR="00554D24" w:rsidRDefault="00554D24" w:rsidP="00554D24">
      <w:pPr>
        <w:pStyle w:val="Heading3"/>
      </w:pPr>
      <w:bookmarkStart w:id="79" w:name="_Toc305503636"/>
      <w:r>
        <w:rPr>
          <w:rFonts w:hint="eastAsia"/>
        </w:rPr>
        <w:t>功能类型和优先级</w:t>
      </w:r>
      <w:bookmarkEnd w:id="79"/>
    </w:p>
    <w:p w:rsidR="00554D24" w:rsidRDefault="00554D24" w:rsidP="00554D24">
      <w:pPr>
        <w:pStyle w:val="BodyText"/>
        <w:spacing w:line="240" w:lineRule="auto"/>
        <w:ind w:left="284" w:firstLineChars="0" w:firstLine="0"/>
      </w:pPr>
      <w:r>
        <w:rPr>
          <w:rFonts w:hint="eastAsia"/>
        </w:rPr>
        <w:t>新功能点</w:t>
      </w:r>
      <w:r>
        <w:rPr>
          <w:rFonts w:hint="eastAsia"/>
        </w:rPr>
        <w:t>,</w:t>
      </w:r>
      <w:r>
        <w:rPr>
          <w:rFonts w:hint="eastAsia"/>
        </w:rPr>
        <w:t>优先级高</w:t>
      </w:r>
      <w:r>
        <w:rPr>
          <w:rFonts w:hint="eastAsia"/>
        </w:rPr>
        <w:t>.</w:t>
      </w:r>
    </w:p>
    <w:p w:rsidR="00554D24" w:rsidRDefault="00554D24" w:rsidP="00554D24">
      <w:pPr>
        <w:pStyle w:val="Heading3"/>
      </w:pPr>
      <w:bookmarkStart w:id="80" w:name="_Toc305503637"/>
      <w:r w:rsidRPr="00311258">
        <w:rPr>
          <w:rFonts w:hint="eastAsia"/>
        </w:rPr>
        <w:t>页面布局</w:t>
      </w:r>
      <w:bookmarkEnd w:id="80"/>
    </w:p>
    <w:p w:rsidR="00554D24" w:rsidRDefault="000E630B" w:rsidP="00554D24">
      <w:pPr>
        <w:pStyle w:val="BodyText"/>
        <w:spacing w:line="240" w:lineRule="auto"/>
        <w:ind w:left="284" w:firstLineChars="0" w:firstLine="0"/>
      </w:pPr>
      <w:r>
        <w:rPr>
          <w:noProof/>
        </w:rPr>
        <w:drawing>
          <wp:inline distT="0" distB="0" distL="0" distR="0">
            <wp:extent cx="5274310" cy="2139579"/>
            <wp:effectExtent l="19050" t="0" r="2540"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5274310" cy="2139579"/>
                    </a:xfrm>
                    <a:prstGeom prst="rect">
                      <a:avLst/>
                    </a:prstGeom>
                    <a:noFill/>
                    <a:ln w="9525">
                      <a:noFill/>
                      <a:miter lim="800000"/>
                      <a:headEnd/>
                      <a:tailEnd/>
                    </a:ln>
                  </pic:spPr>
                </pic:pic>
              </a:graphicData>
            </a:graphic>
          </wp:inline>
        </w:drawing>
      </w:r>
    </w:p>
    <w:p w:rsidR="00554D24" w:rsidRDefault="00554D24" w:rsidP="00554D24">
      <w:pPr>
        <w:pStyle w:val="Heading3"/>
      </w:pPr>
      <w:bookmarkStart w:id="81" w:name="_Toc305503638"/>
      <w:r w:rsidRPr="00311258">
        <w:rPr>
          <w:rFonts w:hint="eastAsia"/>
        </w:rPr>
        <w:t>页面功能描述</w:t>
      </w:r>
      <w:bookmarkEnd w:id="81"/>
    </w:p>
    <w:p w:rsidR="001363F5" w:rsidRDefault="001363F5" w:rsidP="00C34657">
      <w:pPr>
        <w:pStyle w:val="BodyText"/>
        <w:numPr>
          <w:ilvl w:val="0"/>
          <w:numId w:val="14"/>
        </w:numPr>
        <w:ind w:firstLineChars="0"/>
      </w:pPr>
      <w:r>
        <w:rPr>
          <w:rFonts w:hint="eastAsia"/>
        </w:rPr>
        <w:t>默认进入为广告库页面。</w:t>
      </w:r>
    </w:p>
    <w:p w:rsidR="0081471C" w:rsidRDefault="000823C0" w:rsidP="0081471C">
      <w:pPr>
        <w:pStyle w:val="BodyText"/>
        <w:numPr>
          <w:ilvl w:val="0"/>
          <w:numId w:val="14"/>
        </w:numPr>
        <w:ind w:firstLineChars="0"/>
      </w:pPr>
      <w:r>
        <w:rPr>
          <w:rFonts w:hint="eastAsia"/>
        </w:rPr>
        <w:t>广告库页面</w:t>
      </w:r>
      <w:r w:rsidR="00554D24">
        <w:rPr>
          <w:rFonts w:hint="eastAsia"/>
        </w:rPr>
        <w:t>字段从左至右依次为</w:t>
      </w:r>
      <w:r w:rsidR="00554D24">
        <w:rPr>
          <w:rFonts w:hint="eastAsia"/>
        </w:rPr>
        <w:t>:</w:t>
      </w:r>
      <w:r w:rsidR="00554D24">
        <w:rPr>
          <w:rFonts w:hint="eastAsia"/>
        </w:rPr>
        <w:t>广告名</w:t>
      </w:r>
      <w:r w:rsidR="00554D24">
        <w:rPr>
          <w:rFonts w:hint="eastAsia"/>
        </w:rPr>
        <w:t>,</w:t>
      </w:r>
      <w:r w:rsidR="00554D24">
        <w:rPr>
          <w:rFonts w:hint="eastAsia"/>
        </w:rPr>
        <w:t>广告位</w:t>
      </w:r>
      <w:r w:rsidR="00554D24">
        <w:rPr>
          <w:rFonts w:hint="eastAsia"/>
        </w:rPr>
        <w:t>,</w:t>
      </w:r>
      <w:r w:rsidR="00554D24">
        <w:rPr>
          <w:rFonts w:hint="eastAsia"/>
        </w:rPr>
        <w:t>类型</w:t>
      </w:r>
      <w:r w:rsidR="00554D24">
        <w:rPr>
          <w:rFonts w:hint="eastAsia"/>
        </w:rPr>
        <w:t>,</w:t>
      </w:r>
      <w:r w:rsidR="0061311C">
        <w:rPr>
          <w:rFonts w:hint="eastAsia"/>
        </w:rPr>
        <w:t>开始日期</w:t>
      </w:r>
      <w:r w:rsidR="00554D24">
        <w:rPr>
          <w:rFonts w:hint="eastAsia"/>
        </w:rPr>
        <w:t>,</w:t>
      </w:r>
      <w:r w:rsidR="0061311C">
        <w:rPr>
          <w:rFonts w:hint="eastAsia"/>
        </w:rPr>
        <w:t>结束日期，</w:t>
      </w:r>
      <w:r w:rsidR="00554D24">
        <w:rPr>
          <w:rFonts w:hint="eastAsia"/>
        </w:rPr>
        <w:t>优先级</w:t>
      </w:r>
      <w:r w:rsidR="00554D24">
        <w:rPr>
          <w:rFonts w:hint="eastAsia"/>
        </w:rPr>
        <w:t>,</w:t>
      </w:r>
      <w:r w:rsidR="00554D24">
        <w:rPr>
          <w:rFonts w:hint="eastAsia"/>
        </w:rPr>
        <w:t>状态</w:t>
      </w:r>
      <w:r w:rsidR="00554D24">
        <w:rPr>
          <w:rFonts w:hint="eastAsia"/>
        </w:rPr>
        <w:t>,</w:t>
      </w:r>
      <w:r w:rsidR="00554D24">
        <w:rPr>
          <w:rFonts w:hint="eastAsia"/>
        </w:rPr>
        <w:t>操作</w:t>
      </w:r>
      <w:r w:rsidR="00554D24">
        <w:rPr>
          <w:rFonts w:hint="eastAsia"/>
        </w:rPr>
        <w:t>.</w:t>
      </w:r>
      <w:r w:rsidR="00CC6DB1">
        <w:rPr>
          <w:rFonts w:hint="eastAsia"/>
        </w:rPr>
        <w:t xml:space="preserve"> </w:t>
      </w:r>
      <w:r w:rsidR="00CC6DB1">
        <w:rPr>
          <w:rFonts w:hint="eastAsia"/>
        </w:rPr>
        <w:t>状态的类别同广告位管理页面的广告状态类别</w:t>
      </w:r>
      <w:r w:rsidR="00CC6DB1">
        <w:rPr>
          <w:rFonts w:hint="eastAsia"/>
        </w:rPr>
        <w:t>.</w:t>
      </w:r>
    </w:p>
    <w:p w:rsidR="00554D24" w:rsidRDefault="003B594F" w:rsidP="00C34657">
      <w:pPr>
        <w:pStyle w:val="BodyText"/>
        <w:numPr>
          <w:ilvl w:val="0"/>
          <w:numId w:val="14"/>
        </w:numPr>
        <w:ind w:firstLineChars="0"/>
      </w:pPr>
      <w:r>
        <w:rPr>
          <w:rFonts w:hint="eastAsia"/>
        </w:rPr>
        <w:t>广告排序优先级为</w:t>
      </w:r>
      <w:r>
        <w:rPr>
          <w:rFonts w:hint="eastAsia"/>
        </w:rPr>
        <w:t>:</w:t>
      </w:r>
      <w:r w:rsidR="0081471C">
        <w:rPr>
          <w:rFonts w:hint="eastAsia"/>
        </w:rPr>
        <w:t>状态</w:t>
      </w:r>
      <w:r>
        <w:rPr>
          <w:rFonts w:hint="eastAsia"/>
        </w:rPr>
        <w:t>&gt;</w:t>
      </w:r>
      <w:r>
        <w:rPr>
          <w:rFonts w:hint="eastAsia"/>
        </w:rPr>
        <w:t>广告位</w:t>
      </w:r>
      <w:r>
        <w:rPr>
          <w:rFonts w:hint="eastAsia"/>
        </w:rPr>
        <w:t>&gt;</w:t>
      </w:r>
      <w:r>
        <w:rPr>
          <w:rFonts w:hint="eastAsia"/>
        </w:rPr>
        <w:t>优先级</w:t>
      </w:r>
      <w:r>
        <w:rPr>
          <w:rFonts w:hint="eastAsia"/>
        </w:rPr>
        <w:t>&gt;</w:t>
      </w:r>
      <w:r>
        <w:rPr>
          <w:rFonts w:hint="eastAsia"/>
        </w:rPr>
        <w:t>订单</w:t>
      </w:r>
      <w:r>
        <w:rPr>
          <w:rFonts w:hint="eastAsia"/>
        </w:rPr>
        <w:t>&gt;</w:t>
      </w:r>
      <w:r>
        <w:rPr>
          <w:rFonts w:hint="eastAsia"/>
        </w:rPr>
        <w:t>类型</w:t>
      </w:r>
      <w:r>
        <w:rPr>
          <w:rFonts w:hint="eastAsia"/>
        </w:rPr>
        <w:t>&gt;</w:t>
      </w:r>
      <w:r w:rsidR="00B776BA">
        <w:rPr>
          <w:rFonts w:hint="eastAsia"/>
        </w:rPr>
        <w:t>投放日期</w:t>
      </w:r>
      <w:r>
        <w:rPr>
          <w:rFonts w:hint="eastAsia"/>
        </w:rPr>
        <w:t>.</w:t>
      </w:r>
    </w:p>
    <w:p w:rsidR="001363F5" w:rsidRDefault="001363F5" w:rsidP="00C34657">
      <w:pPr>
        <w:pStyle w:val="BodyText"/>
        <w:numPr>
          <w:ilvl w:val="0"/>
          <w:numId w:val="14"/>
        </w:numPr>
        <w:ind w:firstLineChars="0"/>
      </w:pPr>
      <w:r>
        <w:rPr>
          <w:rFonts w:hint="eastAsia"/>
        </w:rPr>
        <w:t>点击订单进入订单新建页面。</w:t>
      </w:r>
    </w:p>
    <w:p w:rsidR="00F95FD0" w:rsidRDefault="00F95FD0" w:rsidP="00C34657">
      <w:pPr>
        <w:pStyle w:val="BodyText"/>
        <w:numPr>
          <w:ilvl w:val="0"/>
          <w:numId w:val="14"/>
        </w:numPr>
        <w:ind w:firstLineChars="0"/>
      </w:pPr>
      <w:r>
        <w:rPr>
          <w:rFonts w:hint="eastAsia"/>
        </w:rPr>
        <w:t>页面的相关功能同广告位管理页面中的广告列表区域。</w:t>
      </w:r>
    </w:p>
    <w:p w:rsidR="00554D24" w:rsidRPr="00554D24" w:rsidRDefault="00554D24" w:rsidP="00803465">
      <w:pPr>
        <w:pStyle w:val="BodyText"/>
        <w:ind w:left="284" w:firstLineChars="0" w:firstLine="0"/>
      </w:pPr>
    </w:p>
    <w:p w:rsidR="00CF0949" w:rsidRDefault="00CF0949" w:rsidP="00CF0949">
      <w:pPr>
        <w:pStyle w:val="Heading2"/>
        <w:ind w:left="0"/>
        <w:jc w:val="left"/>
        <w:rPr>
          <w:color w:val="1F497D" w:themeColor="text2"/>
        </w:rPr>
      </w:pPr>
      <w:bookmarkStart w:id="82" w:name="_Toc305503639"/>
      <w:r>
        <w:rPr>
          <w:rFonts w:hint="eastAsia"/>
          <w:color w:val="1F497D" w:themeColor="text2"/>
        </w:rPr>
        <w:lastRenderedPageBreak/>
        <w:t>子功能点八、</w:t>
      </w:r>
      <w:r w:rsidR="001363F5">
        <w:rPr>
          <w:rFonts w:hint="eastAsia"/>
          <w:color w:val="1F497D" w:themeColor="text2"/>
        </w:rPr>
        <w:t>订单</w:t>
      </w:r>
      <w:r>
        <w:rPr>
          <w:rFonts w:hint="eastAsia"/>
          <w:color w:val="1F497D" w:themeColor="text2"/>
        </w:rPr>
        <w:t>页面</w:t>
      </w:r>
      <w:r>
        <w:rPr>
          <w:rFonts w:hint="eastAsia"/>
          <w:color w:val="1F497D" w:themeColor="text2"/>
        </w:rPr>
        <w:t>:</w:t>
      </w:r>
      <w:bookmarkEnd w:id="82"/>
    </w:p>
    <w:p w:rsidR="00CF0949" w:rsidRDefault="00CF0949" w:rsidP="00CF0949">
      <w:pPr>
        <w:pStyle w:val="Heading3"/>
      </w:pPr>
      <w:bookmarkStart w:id="83" w:name="_Toc305503640"/>
      <w:r>
        <w:rPr>
          <w:rFonts w:hint="eastAsia"/>
        </w:rPr>
        <w:t>功能类型和优先级</w:t>
      </w:r>
      <w:bookmarkEnd w:id="83"/>
    </w:p>
    <w:p w:rsidR="00CF0949" w:rsidRDefault="00CF0949" w:rsidP="00CF0949">
      <w:pPr>
        <w:pStyle w:val="BodyText"/>
        <w:spacing w:line="240" w:lineRule="auto"/>
        <w:ind w:left="284" w:firstLineChars="0" w:firstLine="0"/>
      </w:pPr>
      <w:r>
        <w:rPr>
          <w:rFonts w:hint="eastAsia"/>
        </w:rPr>
        <w:t>新功能点</w:t>
      </w:r>
      <w:r>
        <w:rPr>
          <w:rFonts w:hint="eastAsia"/>
        </w:rPr>
        <w:t>,</w:t>
      </w:r>
      <w:r>
        <w:rPr>
          <w:rFonts w:hint="eastAsia"/>
        </w:rPr>
        <w:t>优先级高</w:t>
      </w:r>
      <w:r>
        <w:rPr>
          <w:rFonts w:hint="eastAsia"/>
        </w:rPr>
        <w:t>.</w:t>
      </w:r>
    </w:p>
    <w:p w:rsidR="00CF0949" w:rsidRDefault="00CF0949" w:rsidP="00CF0949">
      <w:pPr>
        <w:pStyle w:val="Heading3"/>
      </w:pPr>
      <w:bookmarkStart w:id="84" w:name="_Toc305503641"/>
      <w:r w:rsidRPr="00311258">
        <w:rPr>
          <w:rFonts w:hint="eastAsia"/>
        </w:rPr>
        <w:t>页面布局</w:t>
      </w:r>
      <w:bookmarkEnd w:id="84"/>
    </w:p>
    <w:p w:rsidR="001D62CC" w:rsidRPr="001D62CC" w:rsidRDefault="000E630B" w:rsidP="001D62CC">
      <w:pPr>
        <w:pStyle w:val="BodyText"/>
        <w:spacing w:line="240" w:lineRule="auto"/>
        <w:ind w:firstLine="420"/>
      </w:pPr>
      <w:r>
        <w:rPr>
          <w:noProof/>
        </w:rPr>
        <w:drawing>
          <wp:inline distT="0" distB="0" distL="0" distR="0">
            <wp:extent cx="5274310" cy="2219764"/>
            <wp:effectExtent l="19050" t="0" r="2540" b="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274310" cy="2219764"/>
                    </a:xfrm>
                    <a:prstGeom prst="rect">
                      <a:avLst/>
                    </a:prstGeom>
                    <a:noFill/>
                    <a:ln w="9525">
                      <a:noFill/>
                      <a:miter lim="800000"/>
                      <a:headEnd/>
                      <a:tailEnd/>
                    </a:ln>
                  </pic:spPr>
                </pic:pic>
              </a:graphicData>
            </a:graphic>
          </wp:inline>
        </w:drawing>
      </w:r>
    </w:p>
    <w:p w:rsidR="00CF0949" w:rsidRDefault="00CF0949" w:rsidP="00CF0949">
      <w:pPr>
        <w:pStyle w:val="Heading3"/>
      </w:pPr>
      <w:bookmarkStart w:id="85" w:name="_Toc305503642"/>
      <w:r w:rsidRPr="00311258">
        <w:rPr>
          <w:rFonts w:hint="eastAsia"/>
        </w:rPr>
        <w:t>页面功能描述</w:t>
      </w:r>
      <w:bookmarkEnd w:id="85"/>
    </w:p>
    <w:p w:rsidR="001D62CC" w:rsidRDefault="001D62CC" w:rsidP="001D62CC">
      <w:pPr>
        <w:pStyle w:val="BodyText"/>
        <w:numPr>
          <w:ilvl w:val="0"/>
          <w:numId w:val="17"/>
        </w:numPr>
        <w:spacing w:line="240" w:lineRule="auto"/>
        <w:ind w:firstLineChars="0"/>
      </w:pPr>
      <w:r>
        <w:rPr>
          <w:rFonts w:hint="eastAsia"/>
        </w:rPr>
        <w:t>入口：广告页面中的订单按钮。</w:t>
      </w:r>
    </w:p>
    <w:p w:rsidR="001D62CC" w:rsidRDefault="001D62CC" w:rsidP="001D62CC">
      <w:pPr>
        <w:pStyle w:val="BodyText"/>
        <w:numPr>
          <w:ilvl w:val="0"/>
          <w:numId w:val="17"/>
        </w:numPr>
        <w:spacing w:line="240" w:lineRule="auto"/>
        <w:ind w:firstLineChars="0"/>
      </w:pPr>
      <w:r>
        <w:rPr>
          <w:rFonts w:hint="eastAsia"/>
        </w:rPr>
        <w:t>从左至右依次的字段为：订单名称，</w:t>
      </w:r>
      <w:r w:rsidR="0061311C">
        <w:rPr>
          <w:rFonts w:hint="eastAsia"/>
        </w:rPr>
        <w:t>状态，广告客户，开始日期，结束日期</w:t>
      </w:r>
      <w:r>
        <w:rPr>
          <w:rFonts w:hint="eastAsia"/>
        </w:rPr>
        <w:t>，</w:t>
      </w:r>
      <w:r w:rsidR="005D0D31">
        <w:rPr>
          <w:rFonts w:hint="eastAsia"/>
        </w:rPr>
        <w:t>预算完成度</w:t>
      </w:r>
      <w:r w:rsidR="007B24DB">
        <w:rPr>
          <w:rFonts w:hint="eastAsia"/>
        </w:rPr>
        <w:t>，</w:t>
      </w:r>
      <w:r>
        <w:rPr>
          <w:rFonts w:hint="eastAsia"/>
        </w:rPr>
        <w:t>操作。</w:t>
      </w:r>
    </w:p>
    <w:p w:rsidR="005D0D31" w:rsidRDefault="005D0D31" w:rsidP="005D0D31">
      <w:pPr>
        <w:pStyle w:val="BodyText"/>
        <w:numPr>
          <w:ilvl w:val="0"/>
          <w:numId w:val="31"/>
        </w:numPr>
        <w:spacing w:line="240" w:lineRule="auto"/>
        <w:ind w:firstLineChars="0"/>
      </w:pPr>
      <w:r>
        <w:rPr>
          <w:rFonts w:hint="eastAsia"/>
        </w:rPr>
        <w:t>预算完成度为条状</w:t>
      </w:r>
      <w:r>
        <w:rPr>
          <w:rFonts w:hint="eastAsia"/>
        </w:rPr>
        <w:t>,</w:t>
      </w:r>
      <w:r>
        <w:rPr>
          <w:rFonts w:hint="eastAsia"/>
        </w:rPr>
        <w:t>由绿色渐变为红色</w:t>
      </w:r>
      <w:r>
        <w:rPr>
          <w:rFonts w:hint="eastAsia"/>
        </w:rPr>
        <w:t>.</w:t>
      </w:r>
      <w:r w:rsidR="004526D8">
        <w:rPr>
          <w:rFonts w:hint="eastAsia"/>
        </w:rPr>
        <w:t xml:space="preserve"> </w:t>
      </w:r>
      <w:r w:rsidR="004526D8">
        <w:rPr>
          <w:rFonts w:hint="eastAsia"/>
        </w:rPr>
        <w:t>当订单状态为已完成时</w:t>
      </w:r>
      <w:r w:rsidR="004526D8">
        <w:rPr>
          <w:rFonts w:hint="eastAsia"/>
        </w:rPr>
        <w:t>,</w:t>
      </w:r>
      <w:ins w:id="86" w:author="erickfang" w:date="2011-10-20T22:05:00Z">
        <w:r w:rsidR="00D00FE4">
          <w:rPr>
            <w:rFonts w:hint="eastAsia"/>
          </w:rPr>
          <w:t>百分比会变为绿色</w:t>
        </w:r>
        <w:r w:rsidR="00D00FE4">
          <w:rPr>
            <w:rFonts w:hint="eastAsia"/>
          </w:rPr>
          <w:t>.</w:t>
        </w:r>
        <w:r w:rsidR="00D00FE4">
          <w:rPr>
            <w:rFonts w:hint="eastAsia"/>
          </w:rPr>
          <w:t>若金额</w:t>
        </w:r>
      </w:ins>
      <w:ins w:id="87" w:author="erickfang" w:date="2011-10-20T22:06:00Z">
        <w:r w:rsidR="00D00FE4">
          <w:rPr>
            <w:rFonts w:hint="eastAsia"/>
          </w:rPr>
          <w:t>过大导致显示不下</w:t>
        </w:r>
        <w:r w:rsidR="00D00FE4">
          <w:rPr>
            <w:rFonts w:hint="eastAsia"/>
          </w:rPr>
          <w:t>,</w:t>
        </w:r>
        <w:r w:rsidR="00D00FE4">
          <w:rPr>
            <w:rFonts w:hint="eastAsia"/>
          </w:rPr>
          <w:t>則金额换行显示</w:t>
        </w:r>
        <w:r w:rsidR="00D00FE4">
          <w:rPr>
            <w:rFonts w:hint="eastAsia"/>
          </w:rPr>
          <w:t>.</w:t>
        </w:r>
      </w:ins>
      <w:del w:id="88" w:author="erickfang" w:date="2011-10-20T22:05:00Z">
        <w:r w:rsidR="004526D8" w:rsidDel="00D00FE4">
          <w:rPr>
            <w:rFonts w:hint="eastAsia"/>
          </w:rPr>
          <w:delText>条变为灰色</w:delText>
        </w:r>
        <w:r w:rsidR="004526D8" w:rsidDel="00D00FE4">
          <w:rPr>
            <w:rFonts w:hint="eastAsia"/>
          </w:rPr>
          <w:delText>.</w:delText>
        </w:r>
      </w:del>
    </w:p>
    <w:p w:rsidR="005D0D31" w:rsidRDefault="005D0D31" w:rsidP="005D0D31">
      <w:pPr>
        <w:pStyle w:val="BodyText"/>
        <w:numPr>
          <w:ilvl w:val="0"/>
          <w:numId w:val="31"/>
        </w:numPr>
        <w:spacing w:line="240" w:lineRule="auto"/>
        <w:ind w:firstLineChars="0"/>
      </w:pPr>
      <w:r>
        <w:rPr>
          <w:rFonts w:hint="eastAsia"/>
        </w:rPr>
        <w:t>状态为</w:t>
      </w:r>
      <w:r>
        <w:rPr>
          <w:rFonts w:hint="eastAsia"/>
        </w:rPr>
        <w:t>:</w:t>
      </w:r>
      <w:r>
        <w:rPr>
          <w:rFonts w:hint="eastAsia"/>
        </w:rPr>
        <w:t>正常</w:t>
      </w:r>
      <w:r>
        <w:rPr>
          <w:rFonts w:hint="eastAsia"/>
        </w:rPr>
        <w:t>,</w:t>
      </w:r>
      <w:r>
        <w:rPr>
          <w:rFonts w:hint="eastAsia"/>
        </w:rPr>
        <w:t>暂停</w:t>
      </w:r>
      <w:r>
        <w:rPr>
          <w:rFonts w:hint="eastAsia"/>
        </w:rPr>
        <w:t>,</w:t>
      </w:r>
      <w:r>
        <w:rPr>
          <w:rFonts w:hint="eastAsia"/>
        </w:rPr>
        <w:t>已完成</w:t>
      </w:r>
      <w:r>
        <w:rPr>
          <w:rFonts w:hint="eastAsia"/>
        </w:rPr>
        <w:t>.</w:t>
      </w:r>
    </w:p>
    <w:p w:rsidR="001D62CC" w:rsidRDefault="00C32E7A" w:rsidP="001D62CC">
      <w:pPr>
        <w:pStyle w:val="BodyText"/>
        <w:numPr>
          <w:ilvl w:val="0"/>
          <w:numId w:val="17"/>
        </w:numPr>
        <w:spacing w:line="240" w:lineRule="auto"/>
        <w:ind w:firstLineChars="0"/>
      </w:pPr>
      <w:r>
        <w:rPr>
          <w:rFonts w:hint="eastAsia"/>
        </w:rPr>
        <w:t>点击新建订单后，进入订单新建页面</w:t>
      </w:r>
      <w:r w:rsidR="001D62CC">
        <w:rPr>
          <w:rFonts w:hint="eastAsia"/>
        </w:rPr>
        <w:t>。</w:t>
      </w:r>
      <w:r>
        <w:rPr>
          <w:rFonts w:hint="eastAsia"/>
        </w:rPr>
        <w:t>需要输入的字段有</w:t>
      </w:r>
      <w:r>
        <w:rPr>
          <w:rFonts w:hint="eastAsia"/>
        </w:rPr>
        <w:t>:</w:t>
      </w:r>
      <w:r>
        <w:rPr>
          <w:rFonts w:hint="eastAsia"/>
        </w:rPr>
        <w:t>订单名称</w:t>
      </w:r>
      <w:r>
        <w:rPr>
          <w:rFonts w:hint="eastAsia"/>
        </w:rPr>
        <w:t xml:space="preserve">, </w:t>
      </w:r>
      <w:r>
        <w:rPr>
          <w:rFonts w:hint="eastAsia"/>
        </w:rPr>
        <w:t>开始日期</w:t>
      </w:r>
      <w:r>
        <w:rPr>
          <w:rFonts w:hint="eastAsia"/>
        </w:rPr>
        <w:t>,</w:t>
      </w:r>
      <w:r>
        <w:rPr>
          <w:rFonts w:hint="eastAsia"/>
        </w:rPr>
        <w:t>结束日期</w:t>
      </w:r>
      <w:r>
        <w:rPr>
          <w:rFonts w:hint="eastAsia"/>
        </w:rPr>
        <w:t>,</w:t>
      </w:r>
      <w:r>
        <w:rPr>
          <w:rFonts w:hint="eastAsia"/>
        </w:rPr>
        <w:t>备注</w:t>
      </w:r>
      <w:r>
        <w:rPr>
          <w:rFonts w:hint="eastAsia"/>
        </w:rPr>
        <w:t>,</w:t>
      </w:r>
      <w:r>
        <w:rPr>
          <w:rFonts w:hint="eastAsia"/>
        </w:rPr>
        <w:t>公司信息</w:t>
      </w:r>
      <w:r>
        <w:rPr>
          <w:rFonts w:hint="eastAsia"/>
        </w:rPr>
        <w:t xml:space="preserve">, </w:t>
      </w:r>
      <w:r>
        <w:rPr>
          <w:rFonts w:hint="eastAsia"/>
        </w:rPr>
        <w:t>人员信息</w:t>
      </w:r>
      <w:r>
        <w:rPr>
          <w:rFonts w:hint="eastAsia"/>
        </w:rPr>
        <w:t xml:space="preserve">. </w:t>
      </w:r>
      <w:r>
        <w:rPr>
          <w:rFonts w:hint="eastAsia"/>
        </w:rPr>
        <w:t>其中结束日期默认为无限制</w:t>
      </w:r>
      <w:r>
        <w:rPr>
          <w:rFonts w:hint="eastAsia"/>
        </w:rPr>
        <w:t xml:space="preserve">, </w:t>
      </w:r>
      <w:r>
        <w:rPr>
          <w:rFonts w:hint="eastAsia"/>
        </w:rPr>
        <w:t>点击修改日期后</w:t>
      </w:r>
      <w:r>
        <w:rPr>
          <w:rFonts w:hint="eastAsia"/>
        </w:rPr>
        <w:t>,</w:t>
      </w:r>
      <w:r>
        <w:rPr>
          <w:rFonts w:hint="eastAsia"/>
        </w:rPr>
        <w:t>出现无限制选项和选择日期的输入框</w:t>
      </w:r>
      <w:r>
        <w:rPr>
          <w:rFonts w:hint="eastAsia"/>
        </w:rPr>
        <w:t>,</w:t>
      </w:r>
      <w:r>
        <w:rPr>
          <w:rFonts w:hint="eastAsia"/>
        </w:rPr>
        <w:t>公司信息和人员信息与下图保持一致</w:t>
      </w:r>
      <w:r>
        <w:rPr>
          <w:rFonts w:hint="eastAsia"/>
        </w:rPr>
        <w:t>.</w:t>
      </w:r>
    </w:p>
    <w:p w:rsidR="00CF0949" w:rsidRDefault="000E630B" w:rsidP="00803465">
      <w:pPr>
        <w:pStyle w:val="BodyText"/>
        <w:spacing w:line="240" w:lineRule="auto"/>
        <w:ind w:left="284" w:firstLineChars="0" w:firstLine="0"/>
      </w:pPr>
      <w:r>
        <w:rPr>
          <w:noProof/>
        </w:rPr>
        <w:lastRenderedPageBreak/>
        <w:drawing>
          <wp:inline distT="0" distB="0" distL="0" distR="0">
            <wp:extent cx="5274310" cy="4492657"/>
            <wp:effectExtent l="19050" t="0" r="254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5274310" cy="4492657"/>
                    </a:xfrm>
                    <a:prstGeom prst="rect">
                      <a:avLst/>
                    </a:prstGeom>
                    <a:noFill/>
                    <a:ln w="9525">
                      <a:noFill/>
                      <a:miter lim="800000"/>
                      <a:headEnd/>
                      <a:tailEnd/>
                    </a:ln>
                  </pic:spPr>
                </pic:pic>
              </a:graphicData>
            </a:graphic>
          </wp:inline>
        </w:drawing>
      </w:r>
    </w:p>
    <w:p w:rsidR="003B1308" w:rsidRPr="00C32E7A" w:rsidRDefault="004E23D2" w:rsidP="003B1308">
      <w:pPr>
        <w:pStyle w:val="BodyText"/>
        <w:numPr>
          <w:ilvl w:val="0"/>
          <w:numId w:val="23"/>
        </w:numPr>
        <w:spacing w:line="240" w:lineRule="auto"/>
        <w:ind w:firstLineChars="0"/>
      </w:pPr>
      <w:r>
        <w:rPr>
          <w:rFonts w:hint="eastAsia"/>
        </w:rPr>
        <w:t>订单建立完毕后</w:t>
      </w:r>
      <w:r>
        <w:rPr>
          <w:rFonts w:hint="eastAsia"/>
        </w:rPr>
        <w:t>,</w:t>
      </w:r>
      <w:r>
        <w:rPr>
          <w:rFonts w:hint="eastAsia"/>
        </w:rPr>
        <w:t>刷新该页面</w:t>
      </w:r>
      <w:r>
        <w:rPr>
          <w:rFonts w:hint="eastAsia"/>
        </w:rPr>
        <w:t>,</w:t>
      </w:r>
      <w:r>
        <w:rPr>
          <w:rFonts w:hint="eastAsia"/>
        </w:rPr>
        <w:t>出现新建的订单信息</w:t>
      </w:r>
      <w:r>
        <w:rPr>
          <w:rFonts w:hint="eastAsia"/>
        </w:rPr>
        <w:t>.</w:t>
      </w:r>
      <w:r>
        <w:rPr>
          <w:rFonts w:hint="eastAsia"/>
        </w:rPr>
        <w:t>在该订单下</w:t>
      </w:r>
      <w:r>
        <w:rPr>
          <w:rFonts w:hint="eastAsia"/>
        </w:rPr>
        <w:t>,</w:t>
      </w:r>
      <w:r>
        <w:rPr>
          <w:rFonts w:hint="eastAsia"/>
        </w:rPr>
        <w:t>可创建广告</w:t>
      </w:r>
      <w:r>
        <w:rPr>
          <w:rFonts w:hint="eastAsia"/>
        </w:rPr>
        <w:t>,</w:t>
      </w:r>
      <w:r>
        <w:rPr>
          <w:rFonts w:hint="eastAsia"/>
        </w:rPr>
        <w:t>内容</w:t>
      </w:r>
      <w:r w:rsidR="003B1308">
        <w:rPr>
          <w:rFonts w:hint="eastAsia"/>
        </w:rPr>
        <w:t>同广告</w:t>
      </w:r>
      <w:r>
        <w:rPr>
          <w:rFonts w:hint="eastAsia"/>
        </w:rPr>
        <w:t>页面</w:t>
      </w:r>
      <w:r w:rsidR="003B1308">
        <w:rPr>
          <w:rFonts w:hint="eastAsia"/>
        </w:rPr>
        <w:t>一致</w:t>
      </w:r>
      <w:r>
        <w:rPr>
          <w:rFonts w:hint="eastAsia"/>
        </w:rPr>
        <w:t>.</w:t>
      </w:r>
      <w:r w:rsidR="003B1308">
        <w:rPr>
          <w:rFonts w:hint="eastAsia"/>
        </w:rPr>
        <w:t xml:space="preserve"> </w:t>
      </w:r>
      <w:r w:rsidR="003B1308">
        <w:rPr>
          <w:rFonts w:hint="eastAsia"/>
        </w:rPr>
        <w:t>该页面的广告展示字段从左至右依次为</w:t>
      </w:r>
      <w:r w:rsidR="003B1308">
        <w:rPr>
          <w:rFonts w:hint="eastAsia"/>
        </w:rPr>
        <w:t xml:space="preserve">: </w:t>
      </w:r>
      <w:r w:rsidR="003B1308">
        <w:rPr>
          <w:rFonts w:hint="eastAsia"/>
        </w:rPr>
        <w:t>广告名</w:t>
      </w:r>
      <w:r w:rsidR="003B1308">
        <w:rPr>
          <w:rFonts w:hint="eastAsia"/>
        </w:rPr>
        <w:t xml:space="preserve">, </w:t>
      </w:r>
      <w:r w:rsidR="003B1308">
        <w:rPr>
          <w:rFonts w:hint="eastAsia"/>
        </w:rPr>
        <w:t>广告位</w:t>
      </w:r>
      <w:r w:rsidR="003B1308">
        <w:rPr>
          <w:rFonts w:hint="eastAsia"/>
        </w:rPr>
        <w:t xml:space="preserve">, </w:t>
      </w:r>
      <w:r w:rsidR="003B1308">
        <w:rPr>
          <w:rFonts w:hint="eastAsia"/>
        </w:rPr>
        <w:t>开始时间</w:t>
      </w:r>
      <w:r w:rsidR="003B1308">
        <w:rPr>
          <w:rFonts w:hint="eastAsia"/>
        </w:rPr>
        <w:t>,</w:t>
      </w:r>
      <w:r w:rsidR="003B1308">
        <w:rPr>
          <w:rFonts w:hint="eastAsia"/>
        </w:rPr>
        <w:t>结束时间</w:t>
      </w:r>
      <w:r w:rsidR="003B1308">
        <w:rPr>
          <w:rFonts w:hint="eastAsia"/>
        </w:rPr>
        <w:t>,</w:t>
      </w:r>
      <w:r w:rsidR="003B1308">
        <w:rPr>
          <w:rFonts w:hint="eastAsia"/>
        </w:rPr>
        <w:t>订单贡献占比</w:t>
      </w:r>
      <w:r w:rsidR="003B1308">
        <w:rPr>
          <w:rFonts w:hint="eastAsia"/>
        </w:rPr>
        <w:t>,</w:t>
      </w:r>
      <w:r w:rsidR="003B1308">
        <w:rPr>
          <w:rFonts w:hint="eastAsia"/>
        </w:rPr>
        <w:t>状态</w:t>
      </w:r>
      <w:r w:rsidR="003B1308">
        <w:rPr>
          <w:rFonts w:hint="eastAsia"/>
        </w:rPr>
        <w:t>,</w:t>
      </w:r>
      <w:r w:rsidR="003B1308">
        <w:rPr>
          <w:rFonts w:hint="eastAsia"/>
        </w:rPr>
        <w:t>操作</w:t>
      </w:r>
      <w:r w:rsidR="003B1308">
        <w:rPr>
          <w:rFonts w:hint="eastAsia"/>
        </w:rPr>
        <w:t xml:space="preserve">. </w:t>
      </w:r>
      <w:r w:rsidR="003B1308">
        <w:rPr>
          <w:rFonts w:hint="eastAsia"/>
        </w:rPr>
        <w:t>其中状态</w:t>
      </w:r>
      <w:r w:rsidR="0081471C">
        <w:rPr>
          <w:rFonts w:hint="eastAsia"/>
        </w:rPr>
        <w:t>操作与广告位管理页面的广告状态和操作保持一致</w:t>
      </w:r>
      <w:r w:rsidR="003B1308">
        <w:rPr>
          <w:rFonts w:hint="eastAsia"/>
        </w:rPr>
        <w:t>.</w:t>
      </w:r>
      <w:ins w:id="89" w:author="erickfang" w:date="2011-10-20T21:56:00Z">
        <w:r w:rsidR="0085675D">
          <w:rPr>
            <w:rFonts w:hint="eastAsia"/>
          </w:rPr>
          <w:t>广告创建完毕后</w:t>
        </w:r>
        <w:r w:rsidR="0085675D">
          <w:rPr>
            <w:rFonts w:hint="eastAsia"/>
          </w:rPr>
          <w:t>,</w:t>
        </w:r>
        <w:r w:rsidR="0085675D">
          <w:rPr>
            <w:rFonts w:hint="eastAsia"/>
          </w:rPr>
          <w:t>刷新广告库页面以及广告位管理页面</w:t>
        </w:r>
        <w:r w:rsidR="0085675D">
          <w:rPr>
            <w:rFonts w:hint="eastAsia"/>
          </w:rPr>
          <w:t>,</w:t>
        </w:r>
        <w:r w:rsidR="0085675D">
          <w:rPr>
            <w:rFonts w:hint="eastAsia"/>
          </w:rPr>
          <w:t>均会在</w:t>
        </w:r>
      </w:ins>
      <w:ins w:id="90" w:author="erickfang" w:date="2011-10-20T21:57:00Z">
        <w:r w:rsidR="0085675D">
          <w:rPr>
            <w:rFonts w:hint="eastAsia"/>
          </w:rPr>
          <w:t>出现该广告</w:t>
        </w:r>
        <w:r w:rsidR="0085675D">
          <w:rPr>
            <w:rFonts w:hint="eastAsia"/>
          </w:rPr>
          <w:t>.</w:t>
        </w:r>
      </w:ins>
    </w:p>
    <w:p w:rsidR="00CF0949" w:rsidRDefault="00CF0949" w:rsidP="00CF0949">
      <w:pPr>
        <w:pStyle w:val="Heading2"/>
        <w:ind w:left="0"/>
        <w:jc w:val="left"/>
        <w:rPr>
          <w:color w:val="1F497D" w:themeColor="text2"/>
        </w:rPr>
      </w:pPr>
      <w:bookmarkStart w:id="91" w:name="_Toc305503643"/>
      <w:r>
        <w:rPr>
          <w:rFonts w:hint="eastAsia"/>
          <w:color w:val="1F497D" w:themeColor="text2"/>
        </w:rPr>
        <w:t>子功能点九、</w:t>
      </w:r>
      <w:r w:rsidR="001363F5">
        <w:rPr>
          <w:rFonts w:hint="eastAsia"/>
          <w:color w:val="1F497D" w:themeColor="text2"/>
        </w:rPr>
        <w:t>设置</w:t>
      </w:r>
      <w:r>
        <w:rPr>
          <w:rFonts w:hint="eastAsia"/>
          <w:color w:val="1F497D" w:themeColor="text2"/>
        </w:rPr>
        <w:t>页面</w:t>
      </w:r>
      <w:r>
        <w:rPr>
          <w:rFonts w:hint="eastAsia"/>
          <w:color w:val="1F497D" w:themeColor="text2"/>
        </w:rPr>
        <w:t>:</w:t>
      </w:r>
      <w:bookmarkEnd w:id="91"/>
    </w:p>
    <w:p w:rsidR="00CF0949" w:rsidRDefault="00CF0949" w:rsidP="00CF0949">
      <w:pPr>
        <w:pStyle w:val="Heading3"/>
      </w:pPr>
      <w:bookmarkStart w:id="92" w:name="_Toc305503644"/>
      <w:r>
        <w:rPr>
          <w:rFonts w:hint="eastAsia"/>
        </w:rPr>
        <w:t>功能类型和优先级</w:t>
      </w:r>
      <w:bookmarkEnd w:id="92"/>
    </w:p>
    <w:p w:rsidR="00CF0949" w:rsidRDefault="00CF0949" w:rsidP="00CF0949">
      <w:pPr>
        <w:pStyle w:val="BodyText"/>
        <w:spacing w:line="240" w:lineRule="auto"/>
        <w:ind w:left="284" w:firstLineChars="0" w:firstLine="0"/>
      </w:pPr>
      <w:r>
        <w:rPr>
          <w:rFonts w:hint="eastAsia"/>
        </w:rPr>
        <w:t>新功能点</w:t>
      </w:r>
      <w:r>
        <w:rPr>
          <w:rFonts w:hint="eastAsia"/>
        </w:rPr>
        <w:t>,</w:t>
      </w:r>
      <w:r>
        <w:rPr>
          <w:rFonts w:hint="eastAsia"/>
        </w:rPr>
        <w:t>优先级高</w:t>
      </w:r>
      <w:r>
        <w:rPr>
          <w:rFonts w:hint="eastAsia"/>
        </w:rPr>
        <w:t>.</w:t>
      </w:r>
    </w:p>
    <w:p w:rsidR="00CF0949" w:rsidRDefault="00CF0949" w:rsidP="00CF0949">
      <w:pPr>
        <w:pStyle w:val="Heading3"/>
      </w:pPr>
      <w:bookmarkStart w:id="93" w:name="_Toc305503645"/>
      <w:r w:rsidRPr="00311258">
        <w:rPr>
          <w:rFonts w:hint="eastAsia"/>
        </w:rPr>
        <w:t>页面布局</w:t>
      </w:r>
      <w:bookmarkEnd w:id="93"/>
    </w:p>
    <w:p w:rsidR="001D62CC" w:rsidRPr="001D62CC" w:rsidRDefault="001D62CC" w:rsidP="001D62CC">
      <w:pPr>
        <w:pStyle w:val="BodyText"/>
        <w:spacing w:line="240" w:lineRule="auto"/>
        <w:ind w:firstLine="420"/>
      </w:pPr>
    </w:p>
    <w:p w:rsidR="00CF0949" w:rsidRDefault="00CF0949" w:rsidP="00CF0949">
      <w:pPr>
        <w:pStyle w:val="Heading3"/>
      </w:pPr>
      <w:bookmarkStart w:id="94" w:name="_Toc305503646"/>
      <w:r w:rsidRPr="00311258">
        <w:rPr>
          <w:rFonts w:hint="eastAsia"/>
        </w:rPr>
        <w:t>页面功能描述</w:t>
      </w:r>
      <w:bookmarkEnd w:id="94"/>
    </w:p>
    <w:p w:rsidR="00CF0949" w:rsidRDefault="00932790" w:rsidP="001D62CC">
      <w:pPr>
        <w:pStyle w:val="BodyText"/>
        <w:numPr>
          <w:ilvl w:val="0"/>
          <w:numId w:val="18"/>
        </w:numPr>
        <w:spacing w:line="240" w:lineRule="auto"/>
        <w:ind w:firstLineChars="0"/>
      </w:pPr>
      <w:r>
        <w:rPr>
          <w:rFonts w:hint="eastAsia"/>
        </w:rPr>
        <w:t>管理员：可以新建管理员</w:t>
      </w:r>
      <w:r>
        <w:rPr>
          <w:rFonts w:hint="eastAsia"/>
        </w:rPr>
        <w:t>.</w:t>
      </w:r>
    </w:p>
    <w:p w:rsidR="00932790" w:rsidRDefault="00AE08D6" w:rsidP="00932790">
      <w:pPr>
        <w:pStyle w:val="BodyText"/>
        <w:spacing w:line="240" w:lineRule="auto"/>
        <w:ind w:left="704" w:firstLineChars="0" w:firstLine="0"/>
      </w:pPr>
      <w:r w:rsidRPr="00AE08D6">
        <w:rPr>
          <w:noProof/>
        </w:rPr>
        <w:lastRenderedPageBreak/>
        <w:drawing>
          <wp:inline distT="0" distB="0" distL="0" distR="0">
            <wp:extent cx="5274310" cy="2126118"/>
            <wp:effectExtent l="19050" t="0" r="254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5274310" cy="2126118"/>
                    </a:xfrm>
                    <a:prstGeom prst="rect">
                      <a:avLst/>
                    </a:prstGeom>
                    <a:noFill/>
                    <a:ln w="9525">
                      <a:noFill/>
                      <a:miter lim="800000"/>
                      <a:headEnd/>
                      <a:tailEnd/>
                    </a:ln>
                  </pic:spPr>
                </pic:pic>
              </a:graphicData>
            </a:graphic>
          </wp:inline>
        </w:drawing>
      </w:r>
    </w:p>
    <w:p w:rsidR="00932790" w:rsidRDefault="00932790" w:rsidP="00932790">
      <w:pPr>
        <w:pStyle w:val="BodyText"/>
        <w:spacing w:line="240" w:lineRule="auto"/>
        <w:ind w:left="704" w:firstLineChars="0" w:firstLine="0"/>
      </w:pPr>
      <w:r>
        <w:rPr>
          <w:rFonts w:hint="eastAsia"/>
        </w:rPr>
        <w:t>点击创建管理员后</w:t>
      </w:r>
      <w:r>
        <w:rPr>
          <w:rFonts w:hint="eastAsia"/>
        </w:rPr>
        <w:t>,</w:t>
      </w:r>
      <w:r>
        <w:rPr>
          <w:rFonts w:hint="eastAsia"/>
        </w:rPr>
        <w:t>跳转进入创建页面</w:t>
      </w:r>
      <w:r>
        <w:rPr>
          <w:rFonts w:hint="eastAsia"/>
        </w:rPr>
        <w:t xml:space="preserve">. </w:t>
      </w:r>
      <w:r>
        <w:rPr>
          <w:rFonts w:hint="eastAsia"/>
        </w:rPr>
        <w:t>需要输入管理员姓名</w:t>
      </w:r>
      <w:r>
        <w:rPr>
          <w:rFonts w:hint="eastAsia"/>
        </w:rPr>
        <w:t>,</w:t>
      </w:r>
      <w:r>
        <w:rPr>
          <w:rFonts w:hint="eastAsia"/>
        </w:rPr>
        <w:t>邮件</w:t>
      </w:r>
      <w:r>
        <w:rPr>
          <w:rFonts w:hint="eastAsia"/>
        </w:rPr>
        <w:t>,</w:t>
      </w:r>
      <w:r>
        <w:rPr>
          <w:rFonts w:hint="eastAsia"/>
        </w:rPr>
        <w:t>确认邮件</w:t>
      </w:r>
      <w:r>
        <w:rPr>
          <w:rFonts w:hint="eastAsia"/>
        </w:rPr>
        <w:t>,</w:t>
      </w:r>
      <w:r>
        <w:rPr>
          <w:rFonts w:hint="eastAsia"/>
        </w:rPr>
        <w:t>角色权限</w:t>
      </w:r>
      <w:r>
        <w:rPr>
          <w:rFonts w:hint="eastAsia"/>
        </w:rPr>
        <w:t>,</w:t>
      </w:r>
      <w:r>
        <w:rPr>
          <w:rFonts w:hint="eastAsia"/>
        </w:rPr>
        <w:t>电话</w:t>
      </w:r>
      <w:r>
        <w:rPr>
          <w:rFonts w:hint="eastAsia"/>
        </w:rPr>
        <w:t>,</w:t>
      </w:r>
      <w:r>
        <w:rPr>
          <w:rFonts w:hint="eastAsia"/>
        </w:rPr>
        <w:t>备注</w:t>
      </w:r>
      <w:r>
        <w:rPr>
          <w:rFonts w:hint="eastAsia"/>
        </w:rPr>
        <w:t xml:space="preserve">. </w:t>
      </w:r>
      <w:r>
        <w:rPr>
          <w:rFonts w:hint="eastAsia"/>
        </w:rPr>
        <w:t>角色权限目前为</w:t>
      </w:r>
      <w:r w:rsidR="00CE5017">
        <w:rPr>
          <w:rFonts w:hint="eastAsia"/>
        </w:rPr>
        <w:t>超级管理员，</w:t>
      </w:r>
      <w:r>
        <w:rPr>
          <w:rFonts w:hint="eastAsia"/>
        </w:rPr>
        <w:t>管理员</w:t>
      </w:r>
      <w:r>
        <w:rPr>
          <w:rFonts w:hint="eastAsia"/>
        </w:rPr>
        <w:t>,</w:t>
      </w:r>
      <w:r>
        <w:rPr>
          <w:rFonts w:hint="eastAsia"/>
        </w:rPr>
        <w:t>数据</w:t>
      </w:r>
      <w:r w:rsidR="00C86B75">
        <w:rPr>
          <w:rFonts w:hint="eastAsia"/>
        </w:rPr>
        <w:t>监测</w:t>
      </w:r>
      <w:r>
        <w:rPr>
          <w:rFonts w:hint="eastAsia"/>
        </w:rPr>
        <w:t>员</w:t>
      </w:r>
      <w:r>
        <w:rPr>
          <w:rFonts w:hint="eastAsia"/>
        </w:rPr>
        <w:t>,</w:t>
      </w:r>
      <w:r>
        <w:rPr>
          <w:rFonts w:hint="eastAsia"/>
        </w:rPr>
        <w:t>仅为单选</w:t>
      </w:r>
      <w:r>
        <w:rPr>
          <w:rFonts w:hint="eastAsia"/>
        </w:rPr>
        <w:t>.</w:t>
      </w:r>
    </w:p>
    <w:p w:rsidR="00932790" w:rsidRDefault="00AE08D6" w:rsidP="00932790">
      <w:pPr>
        <w:pStyle w:val="BodyText"/>
        <w:spacing w:line="240" w:lineRule="auto"/>
        <w:ind w:left="704" w:firstLineChars="0" w:firstLine="0"/>
      </w:pPr>
      <w:r>
        <w:rPr>
          <w:noProof/>
        </w:rPr>
        <w:drawing>
          <wp:inline distT="0" distB="0" distL="0" distR="0">
            <wp:extent cx="5274310" cy="2932650"/>
            <wp:effectExtent l="19050" t="0" r="2540" b="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5274310" cy="2932650"/>
                    </a:xfrm>
                    <a:prstGeom prst="rect">
                      <a:avLst/>
                    </a:prstGeom>
                    <a:noFill/>
                    <a:ln w="9525">
                      <a:noFill/>
                      <a:miter lim="800000"/>
                      <a:headEnd/>
                      <a:tailEnd/>
                    </a:ln>
                  </pic:spPr>
                </pic:pic>
              </a:graphicData>
            </a:graphic>
          </wp:inline>
        </w:drawing>
      </w:r>
    </w:p>
    <w:p w:rsidR="001D62CC" w:rsidRDefault="001D62CC" w:rsidP="001D62CC">
      <w:pPr>
        <w:pStyle w:val="BodyText"/>
        <w:numPr>
          <w:ilvl w:val="0"/>
          <w:numId w:val="18"/>
        </w:numPr>
        <w:spacing w:line="240" w:lineRule="auto"/>
        <w:ind w:firstLineChars="0"/>
      </w:pPr>
      <w:r>
        <w:rPr>
          <w:rFonts w:hint="eastAsia"/>
        </w:rPr>
        <w:t>历史操作记录：记录每个人员的操作行为，以及时间点。</w:t>
      </w:r>
      <w:r w:rsidR="005A09C8">
        <w:rPr>
          <w:rFonts w:hint="eastAsia"/>
        </w:rPr>
        <w:t>格式为</w:t>
      </w:r>
      <w:r w:rsidR="005A09C8">
        <w:rPr>
          <w:rFonts w:hint="eastAsia"/>
        </w:rPr>
        <w:t>:</w:t>
      </w:r>
      <w:r w:rsidR="005A09C8">
        <w:rPr>
          <w:rFonts w:hint="eastAsia"/>
        </w:rPr>
        <w:t>时间</w:t>
      </w:r>
      <w:r w:rsidR="005A09C8">
        <w:rPr>
          <w:rFonts w:hint="eastAsia"/>
        </w:rPr>
        <w:t>,</w:t>
      </w:r>
      <w:r w:rsidR="005A09C8">
        <w:rPr>
          <w:rFonts w:hint="eastAsia"/>
        </w:rPr>
        <w:t>操作人</w:t>
      </w:r>
      <w:r w:rsidR="005A09C8">
        <w:rPr>
          <w:rFonts w:hint="eastAsia"/>
        </w:rPr>
        <w:t>,</w:t>
      </w:r>
      <w:r w:rsidR="005A09C8">
        <w:rPr>
          <w:rFonts w:hint="eastAsia"/>
        </w:rPr>
        <w:t>操作对象</w:t>
      </w:r>
      <w:r w:rsidR="005A09C8">
        <w:rPr>
          <w:rFonts w:hint="eastAsia"/>
        </w:rPr>
        <w:t>,</w:t>
      </w:r>
      <w:r w:rsidR="005A09C8">
        <w:rPr>
          <w:rFonts w:hint="eastAsia"/>
        </w:rPr>
        <w:t>对象名称</w:t>
      </w:r>
      <w:r w:rsidR="005A09C8">
        <w:rPr>
          <w:rFonts w:hint="eastAsia"/>
        </w:rPr>
        <w:t>,</w:t>
      </w:r>
      <w:r w:rsidR="005A09C8">
        <w:rPr>
          <w:rFonts w:hint="eastAsia"/>
        </w:rPr>
        <w:t>操作行为</w:t>
      </w:r>
      <w:r w:rsidR="005A09C8">
        <w:rPr>
          <w:rFonts w:hint="eastAsia"/>
        </w:rPr>
        <w:t xml:space="preserve">. </w:t>
      </w:r>
      <w:r w:rsidR="005A09C8">
        <w:rPr>
          <w:rFonts w:hint="eastAsia"/>
        </w:rPr>
        <w:t>详见下方的操作变更记录表</w:t>
      </w:r>
      <w:r w:rsidR="005A09C8">
        <w:rPr>
          <w:rFonts w:hint="eastAsia"/>
        </w:rPr>
        <w:t>.</w:t>
      </w:r>
    </w:p>
    <w:p w:rsidR="00EC6710" w:rsidRDefault="00AE08D6" w:rsidP="00EC6710">
      <w:pPr>
        <w:pStyle w:val="BodyText"/>
        <w:spacing w:line="240" w:lineRule="auto"/>
        <w:ind w:left="704" w:firstLineChars="0" w:firstLine="0"/>
      </w:pPr>
      <w:r>
        <w:rPr>
          <w:noProof/>
        </w:rPr>
        <w:drawing>
          <wp:inline distT="0" distB="0" distL="0" distR="0">
            <wp:extent cx="5274310" cy="2008216"/>
            <wp:effectExtent l="19050" t="0" r="254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5274310" cy="2008216"/>
                    </a:xfrm>
                    <a:prstGeom prst="rect">
                      <a:avLst/>
                    </a:prstGeom>
                    <a:noFill/>
                    <a:ln w="9525">
                      <a:noFill/>
                      <a:miter lim="800000"/>
                      <a:headEnd/>
                      <a:tailEnd/>
                    </a:ln>
                  </pic:spPr>
                </pic:pic>
              </a:graphicData>
            </a:graphic>
          </wp:inline>
        </w:drawing>
      </w:r>
    </w:p>
    <w:p w:rsidR="001D62CC" w:rsidRDefault="008F7E15" w:rsidP="001D62CC">
      <w:pPr>
        <w:pStyle w:val="BodyText"/>
        <w:numPr>
          <w:ilvl w:val="0"/>
          <w:numId w:val="18"/>
        </w:numPr>
        <w:spacing w:line="240" w:lineRule="auto"/>
        <w:ind w:firstLineChars="0"/>
      </w:pPr>
      <w:r>
        <w:rPr>
          <w:rFonts w:hint="eastAsia"/>
        </w:rPr>
        <w:t>账户信息：可以设置用户名和重置密码。</w:t>
      </w:r>
      <w:r w:rsidR="00932790">
        <w:rPr>
          <w:rFonts w:hint="eastAsia"/>
        </w:rPr>
        <w:t>点击修改后出现输入框</w:t>
      </w:r>
      <w:commentRangeStart w:id="95"/>
      <w:r w:rsidR="00932790">
        <w:rPr>
          <w:rFonts w:hint="eastAsia"/>
        </w:rPr>
        <w:t>修改</w:t>
      </w:r>
      <w:commentRangeEnd w:id="95"/>
      <w:r w:rsidR="00E1439F">
        <w:rPr>
          <w:rStyle w:val="CommentReference"/>
          <w:rFonts w:asciiTheme="minorHAnsi" w:eastAsiaTheme="minorEastAsia" w:hAnsiTheme="minorHAnsi" w:cstheme="minorBidi"/>
        </w:rPr>
        <w:commentReference w:id="95"/>
      </w:r>
      <w:r w:rsidR="00932790">
        <w:rPr>
          <w:rFonts w:hint="eastAsia"/>
        </w:rPr>
        <w:t>.</w:t>
      </w:r>
    </w:p>
    <w:p w:rsidR="00E1439F" w:rsidRDefault="00E1439F" w:rsidP="00E1439F">
      <w:pPr>
        <w:pStyle w:val="BodyText"/>
        <w:spacing w:line="240" w:lineRule="auto"/>
        <w:ind w:left="704" w:firstLineChars="0" w:firstLine="0"/>
      </w:pPr>
    </w:p>
    <w:p w:rsidR="00AE08D6" w:rsidRDefault="00275873" w:rsidP="00AE08D6">
      <w:pPr>
        <w:pStyle w:val="BodyText"/>
        <w:spacing w:line="240" w:lineRule="auto"/>
        <w:ind w:left="704" w:firstLineChars="0" w:firstLine="0"/>
      </w:pPr>
      <w:r>
        <w:rPr>
          <w:noProof/>
        </w:rPr>
        <w:lastRenderedPageBreak/>
        <w:drawing>
          <wp:inline distT="0" distB="0" distL="0" distR="0">
            <wp:extent cx="5274310" cy="1076865"/>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274310" cy="1076865"/>
                    </a:xfrm>
                    <a:prstGeom prst="rect">
                      <a:avLst/>
                    </a:prstGeom>
                    <a:noFill/>
                    <a:ln w="9525">
                      <a:noFill/>
                      <a:miter lim="800000"/>
                      <a:headEnd/>
                      <a:tailEnd/>
                    </a:ln>
                  </pic:spPr>
                </pic:pic>
              </a:graphicData>
            </a:graphic>
          </wp:inline>
        </w:drawing>
      </w:r>
    </w:p>
    <w:p w:rsidR="00932790" w:rsidRDefault="00AE08D6" w:rsidP="00932790">
      <w:pPr>
        <w:pStyle w:val="BodyText"/>
        <w:spacing w:line="240" w:lineRule="auto"/>
        <w:ind w:left="704" w:firstLineChars="0" w:firstLine="0"/>
      </w:pPr>
      <w:r>
        <w:rPr>
          <w:noProof/>
        </w:rPr>
        <w:drawing>
          <wp:inline distT="0" distB="0" distL="0" distR="0">
            <wp:extent cx="5274310" cy="2486713"/>
            <wp:effectExtent l="19050" t="0" r="2540" b="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5274310" cy="2486713"/>
                    </a:xfrm>
                    <a:prstGeom prst="rect">
                      <a:avLst/>
                    </a:prstGeom>
                    <a:noFill/>
                    <a:ln w="9525">
                      <a:noFill/>
                      <a:miter lim="800000"/>
                      <a:headEnd/>
                      <a:tailEnd/>
                    </a:ln>
                  </pic:spPr>
                </pic:pic>
              </a:graphicData>
            </a:graphic>
          </wp:inline>
        </w:drawing>
      </w:r>
    </w:p>
    <w:p w:rsidR="008F7E15" w:rsidRDefault="008F7E15" w:rsidP="001D62CC">
      <w:pPr>
        <w:pStyle w:val="BodyText"/>
        <w:numPr>
          <w:ilvl w:val="0"/>
          <w:numId w:val="18"/>
        </w:numPr>
        <w:spacing w:line="240" w:lineRule="auto"/>
        <w:ind w:firstLineChars="0"/>
      </w:pPr>
      <w:r>
        <w:rPr>
          <w:rFonts w:hint="eastAsia"/>
        </w:rPr>
        <w:t>广告主效果查询：功能同目前交换系统中的广告主效果查询。</w:t>
      </w:r>
    </w:p>
    <w:p w:rsidR="009D156D" w:rsidRDefault="009D156D" w:rsidP="00A30A63">
      <w:pPr>
        <w:pStyle w:val="BodyText"/>
        <w:spacing w:line="240" w:lineRule="auto"/>
        <w:ind w:firstLineChars="0" w:firstLine="0"/>
      </w:pPr>
    </w:p>
    <w:p w:rsidR="009D156D" w:rsidRDefault="009D156D" w:rsidP="009D156D">
      <w:pPr>
        <w:pStyle w:val="Heading2"/>
        <w:ind w:left="0"/>
        <w:jc w:val="left"/>
        <w:rPr>
          <w:color w:val="1F497D" w:themeColor="text2"/>
        </w:rPr>
      </w:pPr>
      <w:bookmarkStart w:id="96" w:name="_Toc305503647"/>
      <w:r>
        <w:rPr>
          <w:rFonts w:hint="eastAsia"/>
          <w:color w:val="1F497D" w:themeColor="text2"/>
        </w:rPr>
        <w:t>监控需求</w:t>
      </w:r>
      <w:r>
        <w:rPr>
          <w:rFonts w:hint="eastAsia"/>
          <w:color w:val="1F497D" w:themeColor="text2"/>
        </w:rPr>
        <w:t>:</w:t>
      </w:r>
      <w:bookmarkEnd w:id="96"/>
    </w:p>
    <w:p w:rsidR="009D156D" w:rsidRDefault="00F84A90" w:rsidP="008F7E15">
      <w:pPr>
        <w:pStyle w:val="BodyText"/>
        <w:spacing w:line="240" w:lineRule="auto"/>
        <w:ind w:left="284" w:firstLineChars="0" w:firstLine="0"/>
      </w:pPr>
      <w:r>
        <w:rPr>
          <w:rFonts w:hint="eastAsia"/>
        </w:rPr>
        <w:t>后台需记录所有用户的设置以及操作行为，共有几张表格。</w:t>
      </w:r>
    </w:p>
    <w:p w:rsidR="00F84A90" w:rsidRPr="007B24DB" w:rsidRDefault="007B24DB" w:rsidP="008F7E15">
      <w:pPr>
        <w:pStyle w:val="BodyText"/>
        <w:spacing w:line="240" w:lineRule="auto"/>
        <w:ind w:left="284" w:firstLineChars="0" w:firstLine="0"/>
        <w:rPr>
          <w:b/>
        </w:rPr>
      </w:pPr>
      <w:r>
        <w:rPr>
          <w:rFonts w:hint="eastAsia"/>
          <w:b/>
        </w:rPr>
        <w:t>协议部分</w:t>
      </w:r>
      <w:r w:rsidR="00520453" w:rsidRPr="007B24DB">
        <w:rPr>
          <w:rFonts w:hint="eastAsia"/>
          <w:b/>
        </w:rPr>
        <w:t>：</w:t>
      </w:r>
    </w:p>
    <w:p w:rsidR="007B24DB" w:rsidRPr="007B24DB" w:rsidRDefault="007B24DB" w:rsidP="007B24DB">
      <w:pPr>
        <w:pStyle w:val="BodyText"/>
        <w:spacing w:line="240" w:lineRule="auto"/>
        <w:ind w:left="284" w:firstLineChars="0" w:firstLine="0"/>
      </w:pPr>
      <w:r>
        <w:rPr>
          <w:rFonts w:hint="eastAsia"/>
        </w:rPr>
        <w:t>增加以下字段，其余同现在交换协议。</w:t>
      </w:r>
    </w:p>
    <w:p w:rsidR="00520453" w:rsidRDefault="006A4FB0" w:rsidP="008F7E15">
      <w:pPr>
        <w:pStyle w:val="BodyText"/>
        <w:spacing w:line="240" w:lineRule="auto"/>
        <w:ind w:left="284" w:firstLineChars="0" w:firstLine="0"/>
      </w:pPr>
      <w:r>
        <w:rPr>
          <w:rFonts w:hint="eastAsia"/>
        </w:rPr>
        <w:t>广告位</w:t>
      </w:r>
      <w:r>
        <w:rPr>
          <w:rFonts w:hint="eastAsia"/>
        </w:rPr>
        <w:t>id</w:t>
      </w:r>
    </w:p>
    <w:p w:rsidR="005745F3" w:rsidDel="00235499" w:rsidRDefault="005745F3" w:rsidP="008F7E15">
      <w:pPr>
        <w:pStyle w:val="BodyText"/>
        <w:spacing w:line="240" w:lineRule="auto"/>
        <w:ind w:left="284" w:firstLineChars="0" w:firstLine="0"/>
        <w:rPr>
          <w:del w:id="97" w:author="erickfang" w:date="2011-10-27T19:39:00Z"/>
        </w:rPr>
      </w:pPr>
      <w:del w:id="98" w:author="erickfang" w:date="2011-10-27T19:39:00Z">
        <w:r w:rsidDel="00235499">
          <w:rPr>
            <w:rFonts w:hint="eastAsia"/>
          </w:rPr>
          <w:delText>广告</w:delText>
        </w:r>
        <w:r w:rsidDel="00235499">
          <w:rPr>
            <w:rFonts w:hint="eastAsia"/>
          </w:rPr>
          <w:delText>id</w:delText>
        </w:r>
      </w:del>
    </w:p>
    <w:p w:rsidR="006A4FB0" w:rsidRDefault="006A4FB0" w:rsidP="008F7E15">
      <w:pPr>
        <w:pStyle w:val="BodyText"/>
        <w:spacing w:line="240" w:lineRule="auto"/>
        <w:ind w:left="284" w:firstLineChars="0" w:firstLine="0"/>
      </w:pPr>
      <w:r>
        <w:rPr>
          <w:rFonts w:hint="eastAsia"/>
        </w:rPr>
        <w:t>是否缓存</w:t>
      </w:r>
    </w:p>
    <w:p w:rsidR="006A4FB0" w:rsidRDefault="006A4FB0" w:rsidP="008F7E15">
      <w:pPr>
        <w:pStyle w:val="BodyText"/>
        <w:spacing w:line="240" w:lineRule="auto"/>
        <w:ind w:left="284" w:firstLineChars="0" w:firstLine="0"/>
      </w:pPr>
      <w:r>
        <w:rPr>
          <w:rFonts w:hint="eastAsia"/>
        </w:rPr>
        <w:t>是否显示打开</w:t>
      </w:r>
    </w:p>
    <w:p w:rsidR="006A4FB0" w:rsidRDefault="006A4FB0" w:rsidP="008F7E15">
      <w:pPr>
        <w:pStyle w:val="BodyText"/>
        <w:spacing w:line="240" w:lineRule="auto"/>
        <w:ind w:left="284" w:firstLineChars="0" w:firstLine="0"/>
      </w:pPr>
      <w:r>
        <w:rPr>
          <w:rFonts w:hint="eastAsia"/>
        </w:rPr>
        <w:t>是否显示更新</w:t>
      </w:r>
    </w:p>
    <w:p w:rsidR="007B24DB" w:rsidRDefault="007B24DB" w:rsidP="008F7E15">
      <w:pPr>
        <w:pStyle w:val="BodyText"/>
        <w:spacing w:line="240" w:lineRule="auto"/>
        <w:ind w:left="284" w:firstLineChars="0" w:firstLine="0"/>
      </w:pPr>
      <w:r>
        <w:rPr>
          <w:rFonts w:hint="eastAsia"/>
        </w:rPr>
        <w:t>是否补足</w:t>
      </w:r>
    </w:p>
    <w:p w:rsidR="001A105A" w:rsidRDefault="007A4578" w:rsidP="008F7E15">
      <w:pPr>
        <w:pStyle w:val="BodyText"/>
        <w:spacing w:line="240" w:lineRule="auto"/>
        <w:ind w:left="284" w:firstLineChars="0" w:firstLine="0"/>
      </w:pPr>
      <w:r>
        <w:rPr>
          <w:rFonts w:hint="eastAsia"/>
        </w:rPr>
        <w:t>增加小把手的轮播功能</w:t>
      </w:r>
    </w:p>
    <w:p w:rsidR="00641B96" w:rsidRDefault="00641B96" w:rsidP="008F7E15">
      <w:pPr>
        <w:pStyle w:val="BodyText"/>
        <w:spacing w:line="240" w:lineRule="auto"/>
        <w:ind w:left="284" w:firstLineChars="0" w:firstLine="0"/>
      </w:pPr>
    </w:p>
    <w:p w:rsidR="00520453" w:rsidRDefault="00641B96" w:rsidP="008F7E15">
      <w:pPr>
        <w:pStyle w:val="BodyText"/>
        <w:spacing w:line="240" w:lineRule="auto"/>
        <w:ind w:left="284" w:firstLineChars="0" w:firstLine="0"/>
      </w:pPr>
      <w:r>
        <w:rPr>
          <w:rFonts w:hint="eastAsia"/>
        </w:rPr>
        <w:t>各种</w:t>
      </w:r>
      <w:r>
        <w:rPr>
          <w:rFonts w:hint="eastAsia"/>
        </w:rPr>
        <w:t>id</w:t>
      </w:r>
      <w:r>
        <w:rPr>
          <w:rFonts w:hint="eastAsia"/>
        </w:rPr>
        <w:t>对应表：</w:t>
      </w:r>
    </w:p>
    <w:tbl>
      <w:tblPr>
        <w:tblW w:w="8460" w:type="dxa"/>
        <w:tblInd w:w="94" w:type="dxa"/>
        <w:tblLook w:val="04A0"/>
      </w:tblPr>
      <w:tblGrid>
        <w:gridCol w:w="2080"/>
        <w:gridCol w:w="3060"/>
        <w:gridCol w:w="3320"/>
      </w:tblGrid>
      <w:tr w:rsidR="00641B96" w:rsidRPr="00641B96" w:rsidTr="00641B96">
        <w:trPr>
          <w:trHeight w:val="270"/>
        </w:trPr>
        <w:tc>
          <w:tcPr>
            <w:tcW w:w="2080"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字段</w:t>
            </w:r>
          </w:p>
        </w:tc>
        <w:tc>
          <w:tcPr>
            <w:tcW w:w="3060" w:type="dxa"/>
            <w:tcBorders>
              <w:top w:val="single" w:sz="4" w:space="0" w:color="auto"/>
              <w:left w:val="nil"/>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说明</w:t>
            </w:r>
          </w:p>
        </w:tc>
        <w:tc>
          <w:tcPr>
            <w:tcW w:w="3320" w:type="dxa"/>
            <w:tcBorders>
              <w:top w:val="single" w:sz="4" w:space="0" w:color="auto"/>
              <w:left w:val="nil"/>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备注</w:t>
            </w:r>
          </w:p>
        </w:tc>
      </w:tr>
      <w:tr w:rsidR="00641B96" w:rsidRPr="00641B96" w:rsidTr="00641B96">
        <w:trPr>
          <w:trHeight w:val="81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id类型</w:t>
            </w:r>
          </w:p>
        </w:tc>
        <w:tc>
          <w:tcPr>
            <w:tcW w:w="3060" w:type="dxa"/>
            <w:tcBorders>
              <w:top w:val="nil"/>
              <w:left w:val="nil"/>
              <w:bottom w:val="single" w:sz="4" w:space="0" w:color="auto"/>
              <w:right w:val="single" w:sz="4" w:space="0" w:color="auto"/>
            </w:tcBorders>
            <w:shd w:val="clear" w:color="auto" w:fill="auto"/>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1、广告客户公司 2、代理机构 3、人员 4、代理机构联系人 5、其它联系人</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名字</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lastRenderedPageBreak/>
              <w:t>地址</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备注</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职务</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vMerge w:val="restart"/>
            <w:tcBorders>
              <w:top w:val="nil"/>
              <w:left w:val="single" w:sz="4" w:space="0" w:color="auto"/>
              <w:bottom w:val="single" w:sz="4" w:space="0" w:color="000000"/>
              <w:right w:val="single" w:sz="4" w:space="0" w:color="auto"/>
            </w:tcBorders>
            <w:shd w:val="clear" w:color="auto" w:fill="auto"/>
            <w:vAlign w:val="center"/>
            <w:hideMark/>
          </w:tcPr>
          <w:p w:rsidR="00641B96" w:rsidRPr="00641B96" w:rsidRDefault="00641B96" w:rsidP="00641B96">
            <w:pPr>
              <w:widowControl/>
              <w:jc w:val="center"/>
              <w:rPr>
                <w:rFonts w:ascii="宋体" w:eastAsia="宋体" w:hAnsi="宋体" w:cs="宋体"/>
                <w:color w:val="000000"/>
                <w:kern w:val="0"/>
                <w:sz w:val="22"/>
              </w:rPr>
            </w:pPr>
            <w:r w:rsidRPr="00641B96">
              <w:rPr>
                <w:rFonts w:ascii="宋体" w:eastAsia="宋体" w:hAnsi="宋体" w:cs="宋体" w:hint="eastAsia"/>
                <w:color w:val="000000"/>
                <w:kern w:val="0"/>
                <w:sz w:val="22"/>
              </w:rPr>
              <w:t>对于所有字段类型均同，若无，则显示-1</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电话</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vMerge/>
            <w:tcBorders>
              <w:top w:val="nil"/>
              <w:left w:val="single" w:sz="4" w:space="0" w:color="auto"/>
              <w:bottom w:val="single" w:sz="4" w:space="0" w:color="000000"/>
              <w:right w:val="single" w:sz="4" w:space="0" w:color="auto"/>
            </w:tcBorders>
            <w:vAlign w:val="center"/>
            <w:hideMark/>
          </w:tcPr>
          <w:p w:rsidR="00641B96" w:rsidRPr="00641B96" w:rsidRDefault="00641B96" w:rsidP="00641B96">
            <w:pPr>
              <w:widowControl/>
              <w:jc w:val="left"/>
              <w:rPr>
                <w:rFonts w:ascii="宋体" w:eastAsia="宋体" w:hAnsi="宋体" w:cs="宋体"/>
                <w:color w:val="000000"/>
                <w:kern w:val="0"/>
                <w:sz w:val="22"/>
              </w:rPr>
            </w:pP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手机</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vMerge/>
            <w:tcBorders>
              <w:top w:val="nil"/>
              <w:left w:val="single" w:sz="4" w:space="0" w:color="auto"/>
              <w:bottom w:val="single" w:sz="4" w:space="0" w:color="000000"/>
              <w:right w:val="single" w:sz="4" w:space="0" w:color="auto"/>
            </w:tcBorders>
            <w:vAlign w:val="center"/>
            <w:hideMark/>
          </w:tcPr>
          <w:p w:rsidR="00641B96" w:rsidRPr="00641B96" w:rsidRDefault="00641B96" w:rsidP="00641B96">
            <w:pPr>
              <w:widowControl/>
              <w:jc w:val="left"/>
              <w:rPr>
                <w:rFonts w:ascii="宋体" w:eastAsia="宋体" w:hAnsi="宋体" w:cs="宋体"/>
                <w:color w:val="000000"/>
                <w:kern w:val="0"/>
                <w:sz w:val="22"/>
              </w:rPr>
            </w:pP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传真</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vMerge/>
            <w:tcBorders>
              <w:top w:val="nil"/>
              <w:left w:val="single" w:sz="4" w:space="0" w:color="auto"/>
              <w:bottom w:val="single" w:sz="4" w:space="0" w:color="000000"/>
              <w:right w:val="single" w:sz="4" w:space="0" w:color="auto"/>
            </w:tcBorders>
            <w:vAlign w:val="center"/>
            <w:hideMark/>
          </w:tcPr>
          <w:p w:rsidR="00641B96" w:rsidRPr="00641B96" w:rsidRDefault="00641B96" w:rsidP="00641B96">
            <w:pPr>
              <w:widowControl/>
              <w:jc w:val="left"/>
              <w:rPr>
                <w:rFonts w:ascii="宋体" w:eastAsia="宋体" w:hAnsi="宋体" w:cs="宋体"/>
                <w:color w:val="000000"/>
                <w:kern w:val="0"/>
                <w:sz w:val="22"/>
              </w:rPr>
            </w:pPr>
          </w:p>
        </w:tc>
      </w:tr>
    </w:tbl>
    <w:p w:rsidR="00641B96" w:rsidRPr="00641B96" w:rsidRDefault="00641B96" w:rsidP="008F7E15">
      <w:pPr>
        <w:pStyle w:val="BodyText"/>
        <w:spacing w:line="240" w:lineRule="auto"/>
        <w:ind w:left="284" w:firstLineChars="0" w:firstLine="0"/>
      </w:pPr>
    </w:p>
    <w:p w:rsidR="00641B96" w:rsidRDefault="00641B96" w:rsidP="008F7E15">
      <w:pPr>
        <w:pStyle w:val="BodyText"/>
        <w:spacing w:line="240" w:lineRule="auto"/>
        <w:ind w:left="284" w:firstLineChars="0" w:firstLine="0"/>
      </w:pPr>
    </w:p>
    <w:p w:rsidR="007B24DB" w:rsidRDefault="00641B96" w:rsidP="008F7E15">
      <w:pPr>
        <w:pStyle w:val="BodyText"/>
        <w:spacing w:line="240" w:lineRule="auto"/>
        <w:ind w:left="284" w:firstLineChars="0" w:firstLine="0"/>
      </w:pPr>
      <w:r>
        <w:rPr>
          <w:rFonts w:hint="eastAsia"/>
        </w:rPr>
        <w:t>订单记录表：</w:t>
      </w:r>
    </w:p>
    <w:tbl>
      <w:tblPr>
        <w:tblW w:w="8460" w:type="dxa"/>
        <w:tblInd w:w="94" w:type="dxa"/>
        <w:tblLook w:val="04A0"/>
      </w:tblPr>
      <w:tblGrid>
        <w:gridCol w:w="2080"/>
        <w:gridCol w:w="3060"/>
        <w:gridCol w:w="3320"/>
      </w:tblGrid>
      <w:tr w:rsidR="00641B96" w:rsidRPr="00641B96" w:rsidTr="00641B96">
        <w:trPr>
          <w:trHeight w:val="270"/>
        </w:trPr>
        <w:tc>
          <w:tcPr>
            <w:tcW w:w="2080"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字段</w:t>
            </w:r>
          </w:p>
        </w:tc>
        <w:tc>
          <w:tcPr>
            <w:tcW w:w="3060" w:type="dxa"/>
            <w:tcBorders>
              <w:top w:val="single" w:sz="4" w:space="0" w:color="auto"/>
              <w:left w:val="nil"/>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说明</w:t>
            </w:r>
          </w:p>
        </w:tc>
        <w:tc>
          <w:tcPr>
            <w:tcW w:w="3320" w:type="dxa"/>
            <w:tcBorders>
              <w:top w:val="single" w:sz="4" w:space="0" w:color="auto"/>
              <w:left w:val="nil"/>
              <w:bottom w:val="single" w:sz="4" w:space="0" w:color="auto"/>
              <w:right w:val="single" w:sz="4" w:space="0" w:color="auto"/>
            </w:tcBorders>
            <w:shd w:val="clear" w:color="000000" w:fill="365F91"/>
            <w:vAlign w:val="center"/>
            <w:hideMark/>
          </w:tcPr>
          <w:p w:rsidR="00641B96" w:rsidRPr="00641B96" w:rsidRDefault="00641B96" w:rsidP="00641B96">
            <w:pPr>
              <w:widowControl/>
              <w:jc w:val="center"/>
              <w:rPr>
                <w:rFonts w:ascii="宋体" w:eastAsia="宋体" w:hAnsi="宋体" w:cs="宋体"/>
                <w:color w:val="FFFFFF"/>
                <w:kern w:val="0"/>
                <w:szCs w:val="21"/>
              </w:rPr>
            </w:pPr>
            <w:r w:rsidRPr="00641B96">
              <w:rPr>
                <w:rFonts w:ascii="宋体" w:eastAsia="宋体" w:hAnsi="宋体" w:cs="宋体" w:hint="eastAsia"/>
                <w:color w:val="FFFFFF"/>
                <w:kern w:val="0"/>
                <w:szCs w:val="21"/>
              </w:rPr>
              <w:t>备注</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订单id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系统分配给订单的id</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开始时间</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格式：年-月-日</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若多个时间段，则以分号区分</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结束时间</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格式：年-月-日</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若多个时间段，则以分号区分</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创建时间</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备注</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预算</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订单总共愿意花的钱的上限</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广告客户公司id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代理机构id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人员id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代理机构联系人id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r w:rsidR="00641B96" w:rsidRPr="00641B96" w:rsidTr="00641B96">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其它联系人id</w:t>
            </w:r>
          </w:p>
        </w:tc>
        <w:tc>
          <w:tcPr>
            <w:tcW w:w="306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c>
          <w:tcPr>
            <w:tcW w:w="3320" w:type="dxa"/>
            <w:tcBorders>
              <w:top w:val="nil"/>
              <w:left w:val="nil"/>
              <w:bottom w:val="single" w:sz="4" w:space="0" w:color="auto"/>
              <w:right w:val="single" w:sz="4" w:space="0" w:color="auto"/>
            </w:tcBorders>
            <w:shd w:val="clear" w:color="auto" w:fill="auto"/>
            <w:noWrap/>
            <w:vAlign w:val="center"/>
            <w:hideMark/>
          </w:tcPr>
          <w:p w:rsidR="00641B96" w:rsidRPr="00641B96" w:rsidRDefault="00641B96" w:rsidP="00641B96">
            <w:pPr>
              <w:widowControl/>
              <w:jc w:val="left"/>
              <w:rPr>
                <w:rFonts w:ascii="宋体" w:eastAsia="宋体" w:hAnsi="宋体" w:cs="宋体"/>
                <w:color w:val="000000"/>
                <w:kern w:val="0"/>
                <w:sz w:val="22"/>
              </w:rPr>
            </w:pPr>
            <w:r w:rsidRPr="00641B96">
              <w:rPr>
                <w:rFonts w:ascii="宋体" w:eastAsia="宋体" w:hAnsi="宋体" w:cs="宋体" w:hint="eastAsia"/>
                <w:color w:val="000000"/>
                <w:kern w:val="0"/>
                <w:sz w:val="22"/>
              </w:rPr>
              <w:t xml:space="preserve">　</w:t>
            </w:r>
          </w:p>
        </w:tc>
      </w:tr>
    </w:tbl>
    <w:p w:rsidR="007B24DB" w:rsidRDefault="007B24DB" w:rsidP="008F7E15">
      <w:pPr>
        <w:pStyle w:val="BodyText"/>
        <w:spacing w:line="240" w:lineRule="auto"/>
        <w:ind w:left="284" w:firstLineChars="0" w:firstLine="0"/>
      </w:pPr>
    </w:p>
    <w:p w:rsidR="00365850" w:rsidRDefault="00670C05" w:rsidP="008F7E15">
      <w:pPr>
        <w:pStyle w:val="BodyText"/>
        <w:spacing w:line="240" w:lineRule="auto"/>
        <w:ind w:left="284" w:firstLineChars="0" w:firstLine="0"/>
      </w:pPr>
      <w:r>
        <w:rPr>
          <w:rFonts w:hint="eastAsia"/>
        </w:rPr>
        <w:t>广告库：</w:t>
      </w:r>
    </w:p>
    <w:tbl>
      <w:tblPr>
        <w:tblW w:w="6251" w:type="dxa"/>
        <w:tblInd w:w="94" w:type="dxa"/>
        <w:tblLook w:val="04A0"/>
      </w:tblPr>
      <w:tblGrid>
        <w:gridCol w:w="1580"/>
        <w:gridCol w:w="2262"/>
        <w:gridCol w:w="2409"/>
      </w:tblGrid>
      <w:tr w:rsidR="00896252" w:rsidRPr="00896252" w:rsidTr="005745F3">
        <w:trPr>
          <w:trHeight w:val="270"/>
        </w:trPr>
        <w:tc>
          <w:tcPr>
            <w:tcW w:w="1580"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896252" w:rsidRPr="00896252" w:rsidRDefault="00896252" w:rsidP="00896252">
            <w:pPr>
              <w:widowControl/>
              <w:jc w:val="center"/>
              <w:rPr>
                <w:rFonts w:ascii="宋体" w:eastAsia="宋体" w:hAnsi="宋体" w:cs="宋体"/>
                <w:color w:val="FFFFFF"/>
                <w:kern w:val="0"/>
                <w:szCs w:val="21"/>
              </w:rPr>
            </w:pPr>
            <w:r w:rsidRPr="00896252">
              <w:rPr>
                <w:rFonts w:ascii="宋体" w:eastAsia="宋体" w:hAnsi="宋体" w:cs="宋体" w:hint="eastAsia"/>
                <w:color w:val="FFFFFF"/>
                <w:kern w:val="0"/>
                <w:szCs w:val="21"/>
              </w:rPr>
              <w:t>字段</w:t>
            </w:r>
          </w:p>
        </w:tc>
        <w:tc>
          <w:tcPr>
            <w:tcW w:w="2262" w:type="dxa"/>
            <w:tcBorders>
              <w:top w:val="single" w:sz="4" w:space="0" w:color="auto"/>
              <w:left w:val="nil"/>
              <w:bottom w:val="single" w:sz="4" w:space="0" w:color="auto"/>
              <w:right w:val="single" w:sz="4" w:space="0" w:color="auto"/>
            </w:tcBorders>
            <w:shd w:val="clear" w:color="000000" w:fill="365F91"/>
            <w:vAlign w:val="center"/>
            <w:hideMark/>
          </w:tcPr>
          <w:p w:rsidR="00896252" w:rsidRPr="00896252" w:rsidRDefault="00896252" w:rsidP="00896252">
            <w:pPr>
              <w:widowControl/>
              <w:jc w:val="center"/>
              <w:rPr>
                <w:rFonts w:ascii="宋体" w:eastAsia="宋体" w:hAnsi="宋体" w:cs="宋体"/>
                <w:color w:val="FFFFFF"/>
                <w:kern w:val="0"/>
                <w:szCs w:val="21"/>
              </w:rPr>
            </w:pPr>
            <w:r w:rsidRPr="00896252">
              <w:rPr>
                <w:rFonts w:ascii="宋体" w:eastAsia="宋体" w:hAnsi="宋体" w:cs="宋体" w:hint="eastAsia"/>
                <w:color w:val="FFFFFF"/>
                <w:kern w:val="0"/>
                <w:szCs w:val="21"/>
              </w:rPr>
              <w:t>说明</w:t>
            </w:r>
          </w:p>
        </w:tc>
        <w:tc>
          <w:tcPr>
            <w:tcW w:w="2409" w:type="dxa"/>
            <w:tcBorders>
              <w:top w:val="single" w:sz="4" w:space="0" w:color="auto"/>
              <w:left w:val="nil"/>
              <w:bottom w:val="single" w:sz="4" w:space="0" w:color="auto"/>
              <w:right w:val="single" w:sz="4" w:space="0" w:color="auto"/>
            </w:tcBorders>
            <w:shd w:val="clear" w:color="000000" w:fill="365F91"/>
            <w:vAlign w:val="center"/>
            <w:hideMark/>
          </w:tcPr>
          <w:p w:rsidR="00896252" w:rsidRPr="00896252" w:rsidRDefault="00896252" w:rsidP="00896252">
            <w:pPr>
              <w:widowControl/>
              <w:jc w:val="center"/>
              <w:rPr>
                <w:rFonts w:ascii="宋体" w:eastAsia="宋体" w:hAnsi="宋体" w:cs="宋体"/>
                <w:color w:val="FFFFFF"/>
                <w:kern w:val="0"/>
                <w:szCs w:val="21"/>
              </w:rPr>
            </w:pPr>
            <w:r w:rsidRPr="00896252">
              <w:rPr>
                <w:rFonts w:ascii="宋体" w:eastAsia="宋体" w:hAnsi="宋体" w:cs="宋体" w:hint="eastAsia"/>
                <w:color w:val="FFFFFF"/>
                <w:kern w:val="0"/>
                <w:szCs w:val="21"/>
              </w:rPr>
              <w:t>备注</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广告id</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广告名</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所属广告位id</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r w:rsidR="005745F3">
              <w:rPr>
                <w:rFonts w:ascii="宋体" w:eastAsia="宋体" w:hAnsi="宋体" w:cs="宋体" w:hint="eastAsia"/>
                <w:color w:val="000000"/>
                <w:kern w:val="0"/>
                <w:sz w:val="22"/>
              </w:rPr>
              <w:t>若有多个以分号显示，支持group。</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广告类型</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广告尺寸</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显示类型</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订单id</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优先级</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开始时间</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结束时间</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地域</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渠道</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关键词</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网络</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适用设备</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打开方式</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预算</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lastRenderedPageBreak/>
              <w:t>广告状态</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896252" w:rsidRPr="00896252"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投放时段</w:t>
            </w:r>
          </w:p>
        </w:tc>
        <w:tc>
          <w:tcPr>
            <w:tcW w:w="2262"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896252" w:rsidRPr="00896252" w:rsidRDefault="00896252" w:rsidP="00896252">
            <w:pPr>
              <w:widowControl/>
              <w:jc w:val="left"/>
              <w:rPr>
                <w:rFonts w:ascii="宋体" w:eastAsia="宋体" w:hAnsi="宋体" w:cs="宋体"/>
                <w:color w:val="000000"/>
                <w:kern w:val="0"/>
                <w:sz w:val="22"/>
              </w:rPr>
            </w:pPr>
            <w:r w:rsidRPr="00896252">
              <w:rPr>
                <w:rFonts w:ascii="宋体" w:eastAsia="宋体" w:hAnsi="宋体" w:cs="宋体" w:hint="eastAsia"/>
                <w:color w:val="000000"/>
                <w:kern w:val="0"/>
                <w:sz w:val="22"/>
              </w:rPr>
              <w:t xml:space="preserve">　</w:t>
            </w:r>
          </w:p>
        </w:tc>
      </w:tr>
      <w:tr w:rsidR="005745F3" w:rsidRPr="005745F3" w:rsidTr="005745F3">
        <w:trPr>
          <w:trHeight w:val="270"/>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5745F3" w:rsidRPr="005745F3" w:rsidRDefault="005745F3" w:rsidP="005745F3">
            <w:pPr>
              <w:widowControl/>
              <w:jc w:val="left"/>
              <w:rPr>
                <w:rFonts w:ascii="宋体" w:eastAsia="宋体" w:hAnsi="宋体" w:cs="宋体"/>
                <w:color w:val="000000"/>
                <w:kern w:val="0"/>
                <w:sz w:val="22"/>
              </w:rPr>
            </w:pPr>
            <w:r w:rsidRPr="005745F3">
              <w:rPr>
                <w:rFonts w:ascii="宋体" w:eastAsia="宋体" w:hAnsi="宋体" w:cs="宋体" w:hint="eastAsia"/>
                <w:color w:val="000000"/>
                <w:kern w:val="0"/>
                <w:sz w:val="22"/>
              </w:rPr>
              <w:t>状态变更时间</w:t>
            </w:r>
          </w:p>
        </w:tc>
        <w:tc>
          <w:tcPr>
            <w:tcW w:w="2262" w:type="dxa"/>
            <w:tcBorders>
              <w:top w:val="nil"/>
              <w:left w:val="nil"/>
              <w:bottom w:val="single" w:sz="4" w:space="0" w:color="auto"/>
              <w:right w:val="single" w:sz="4" w:space="0" w:color="auto"/>
            </w:tcBorders>
            <w:shd w:val="clear" w:color="auto" w:fill="auto"/>
            <w:noWrap/>
            <w:vAlign w:val="center"/>
            <w:hideMark/>
          </w:tcPr>
          <w:p w:rsidR="005745F3" w:rsidRPr="005745F3" w:rsidRDefault="005745F3" w:rsidP="005745F3">
            <w:pPr>
              <w:widowControl/>
              <w:jc w:val="left"/>
              <w:rPr>
                <w:rFonts w:ascii="宋体" w:eastAsia="宋体" w:hAnsi="宋体" w:cs="宋体"/>
                <w:color w:val="000000"/>
                <w:kern w:val="0"/>
                <w:sz w:val="22"/>
              </w:rPr>
            </w:pPr>
            <w:r w:rsidRPr="005745F3">
              <w:rPr>
                <w:rFonts w:ascii="宋体" w:eastAsia="宋体" w:hAnsi="宋体" w:cs="宋体" w:hint="eastAsia"/>
                <w:color w:val="000000"/>
                <w:kern w:val="0"/>
                <w:sz w:val="22"/>
              </w:rPr>
              <w:t xml:space="preserve">　</w:t>
            </w:r>
          </w:p>
        </w:tc>
        <w:tc>
          <w:tcPr>
            <w:tcW w:w="2409" w:type="dxa"/>
            <w:tcBorders>
              <w:top w:val="nil"/>
              <w:left w:val="nil"/>
              <w:bottom w:val="single" w:sz="4" w:space="0" w:color="auto"/>
              <w:right w:val="single" w:sz="4" w:space="0" w:color="auto"/>
            </w:tcBorders>
            <w:shd w:val="clear" w:color="auto" w:fill="auto"/>
            <w:noWrap/>
            <w:vAlign w:val="center"/>
            <w:hideMark/>
          </w:tcPr>
          <w:p w:rsidR="005745F3" w:rsidRPr="005745F3" w:rsidRDefault="005745F3" w:rsidP="005745F3">
            <w:pPr>
              <w:widowControl/>
              <w:jc w:val="left"/>
              <w:rPr>
                <w:rFonts w:ascii="宋体" w:eastAsia="宋体" w:hAnsi="宋体" w:cs="宋体"/>
                <w:color w:val="000000"/>
                <w:kern w:val="0"/>
                <w:sz w:val="22"/>
              </w:rPr>
            </w:pPr>
            <w:r w:rsidRPr="005745F3">
              <w:rPr>
                <w:rFonts w:ascii="宋体" w:eastAsia="宋体" w:hAnsi="宋体" w:cs="宋体" w:hint="eastAsia"/>
                <w:color w:val="000000"/>
                <w:kern w:val="0"/>
                <w:sz w:val="22"/>
              </w:rPr>
              <w:t xml:space="preserve">　</w:t>
            </w:r>
          </w:p>
        </w:tc>
      </w:tr>
    </w:tbl>
    <w:p w:rsidR="00896252" w:rsidRDefault="00896252" w:rsidP="008F7E15">
      <w:pPr>
        <w:pStyle w:val="BodyText"/>
        <w:spacing w:line="240" w:lineRule="auto"/>
        <w:ind w:left="284" w:firstLineChars="0" w:firstLine="0"/>
      </w:pPr>
    </w:p>
    <w:p w:rsidR="005745F3" w:rsidRDefault="005745F3" w:rsidP="008F7E15">
      <w:pPr>
        <w:pStyle w:val="BodyText"/>
        <w:spacing w:line="240" w:lineRule="auto"/>
        <w:ind w:left="284" w:firstLineChars="0" w:firstLine="0"/>
      </w:pPr>
      <w:r>
        <w:rPr>
          <w:rFonts w:hint="eastAsia"/>
        </w:rPr>
        <w:t>广告位：</w:t>
      </w:r>
    </w:p>
    <w:tbl>
      <w:tblPr>
        <w:tblW w:w="6110" w:type="dxa"/>
        <w:tblInd w:w="94" w:type="dxa"/>
        <w:tblLook w:val="04A0"/>
      </w:tblPr>
      <w:tblGrid>
        <w:gridCol w:w="2080"/>
        <w:gridCol w:w="1734"/>
        <w:gridCol w:w="2296"/>
      </w:tblGrid>
      <w:tr w:rsidR="00F46599" w:rsidRPr="00F46599" w:rsidTr="00CE424A">
        <w:trPr>
          <w:trHeight w:val="270"/>
        </w:trPr>
        <w:tc>
          <w:tcPr>
            <w:tcW w:w="2080"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F46599" w:rsidRPr="00F46599" w:rsidRDefault="00F46599" w:rsidP="00F46599">
            <w:pPr>
              <w:widowControl/>
              <w:jc w:val="center"/>
              <w:rPr>
                <w:rFonts w:ascii="宋体" w:eastAsia="宋体" w:hAnsi="宋体" w:cs="宋体"/>
                <w:color w:val="FFFFFF"/>
                <w:kern w:val="0"/>
                <w:szCs w:val="21"/>
              </w:rPr>
            </w:pPr>
            <w:r w:rsidRPr="00F46599">
              <w:rPr>
                <w:rFonts w:ascii="宋体" w:eastAsia="宋体" w:hAnsi="宋体" w:cs="宋体" w:hint="eastAsia"/>
                <w:color w:val="FFFFFF"/>
                <w:kern w:val="0"/>
                <w:szCs w:val="21"/>
              </w:rPr>
              <w:t>字段</w:t>
            </w:r>
          </w:p>
        </w:tc>
        <w:tc>
          <w:tcPr>
            <w:tcW w:w="1734" w:type="dxa"/>
            <w:tcBorders>
              <w:top w:val="single" w:sz="4" w:space="0" w:color="auto"/>
              <w:left w:val="nil"/>
              <w:bottom w:val="single" w:sz="4" w:space="0" w:color="auto"/>
              <w:right w:val="single" w:sz="4" w:space="0" w:color="auto"/>
            </w:tcBorders>
            <w:shd w:val="clear" w:color="000000" w:fill="365F91"/>
            <w:vAlign w:val="center"/>
            <w:hideMark/>
          </w:tcPr>
          <w:p w:rsidR="00F46599" w:rsidRPr="00F46599" w:rsidRDefault="00F46599" w:rsidP="00F46599">
            <w:pPr>
              <w:widowControl/>
              <w:jc w:val="center"/>
              <w:rPr>
                <w:rFonts w:ascii="宋体" w:eastAsia="宋体" w:hAnsi="宋体" w:cs="宋体"/>
                <w:color w:val="FFFFFF"/>
                <w:kern w:val="0"/>
                <w:szCs w:val="21"/>
              </w:rPr>
            </w:pPr>
            <w:r w:rsidRPr="00F46599">
              <w:rPr>
                <w:rFonts w:ascii="宋体" w:eastAsia="宋体" w:hAnsi="宋体" w:cs="宋体" w:hint="eastAsia"/>
                <w:color w:val="FFFFFF"/>
                <w:kern w:val="0"/>
                <w:szCs w:val="21"/>
              </w:rPr>
              <w:t>说明</w:t>
            </w:r>
          </w:p>
        </w:tc>
        <w:tc>
          <w:tcPr>
            <w:tcW w:w="2296" w:type="dxa"/>
            <w:tcBorders>
              <w:top w:val="single" w:sz="4" w:space="0" w:color="auto"/>
              <w:left w:val="nil"/>
              <w:bottom w:val="single" w:sz="4" w:space="0" w:color="auto"/>
              <w:right w:val="single" w:sz="4" w:space="0" w:color="auto"/>
            </w:tcBorders>
            <w:shd w:val="clear" w:color="000000" w:fill="365F91"/>
            <w:vAlign w:val="center"/>
            <w:hideMark/>
          </w:tcPr>
          <w:p w:rsidR="00F46599" w:rsidRPr="00F46599" w:rsidRDefault="00F46599" w:rsidP="00F46599">
            <w:pPr>
              <w:widowControl/>
              <w:jc w:val="center"/>
              <w:rPr>
                <w:rFonts w:ascii="宋体" w:eastAsia="宋体" w:hAnsi="宋体" w:cs="宋体"/>
                <w:color w:val="FFFFFF"/>
                <w:kern w:val="0"/>
                <w:szCs w:val="21"/>
              </w:rPr>
            </w:pPr>
            <w:r w:rsidRPr="00F46599">
              <w:rPr>
                <w:rFonts w:ascii="宋体" w:eastAsia="宋体" w:hAnsi="宋体" w:cs="宋体" w:hint="eastAsia"/>
                <w:color w:val="FFFFFF"/>
                <w:kern w:val="0"/>
                <w:szCs w:val="21"/>
              </w:rPr>
              <w:t>备注</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广告位id</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广告位名称</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所属应用</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appkey</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尺寸1</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入口尺寸</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尺寸2</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内容尺寸</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平台</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适用设备</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样式</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ins w:id="99" w:author="erickfang" w:date="2011-10-15T13:43:00Z">
              <w:r w:rsidR="0070313C">
                <w:rPr>
                  <w:rFonts w:ascii="宋体" w:eastAsia="宋体" w:hAnsi="宋体" w:cs="宋体" w:hint="eastAsia"/>
                  <w:color w:val="000000"/>
                  <w:kern w:val="0"/>
                  <w:sz w:val="22"/>
                </w:rPr>
                <w:t>广告位样式</w:t>
              </w:r>
            </w:ins>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Del="0070313C" w:rsidTr="00CE424A">
        <w:trPr>
          <w:trHeight w:val="270"/>
          <w:del w:id="100" w:author="erickfang" w:date="2011-10-15T13:43: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01" w:author="erickfang" w:date="2011-10-15T13:43:00Z"/>
                <w:rFonts w:ascii="宋体" w:eastAsia="宋体" w:hAnsi="宋体" w:cs="宋体"/>
                <w:color w:val="000000"/>
                <w:kern w:val="0"/>
                <w:sz w:val="22"/>
              </w:rPr>
            </w:pPr>
            <w:del w:id="102" w:author="erickfang" w:date="2011-10-15T13:43:00Z">
              <w:r w:rsidRPr="00F46599" w:rsidDel="0070313C">
                <w:rPr>
                  <w:rFonts w:ascii="宋体" w:eastAsia="宋体" w:hAnsi="宋体" w:cs="宋体" w:hint="eastAsia"/>
                  <w:color w:val="000000"/>
                  <w:kern w:val="0"/>
                  <w:sz w:val="22"/>
                </w:rPr>
                <w:delText>尺寸</w:delText>
              </w:r>
            </w:del>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03" w:author="erickfang" w:date="2011-10-15T13:43:00Z"/>
                <w:rFonts w:ascii="宋体" w:eastAsia="宋体" w:hAnsi="宋体" w:cs="宋体"/>
                <w:color w:val="000000"/>
                <w:kern w:val="0"/>
                <w:sz w:val="22"/>
              </w:rPr>
            </w:pPr>
            <w:del w:id="104" w:author="erickfang" w:date="2011-10-15T13:43:00Z">
              <w:r w:rsidRPr="00F46599" w:rsidDel="0070313C">
                <w:rPr>
                  <w:rFonts w:ascii="宋体" w:eastAsia="宋体" w:hAnsi="宋体" w:cs="宋体" w:hint="eastAsia"/>
                  <w:color w:val="000000"/>
                  <w:kern w:val="0"/>
                  <w:sz w:val="22"/>
                </w:rPr>
                <w:delText xml:space="preserve">　</w:delText>
              </w:r>
            </w:del>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05" w:author="erickfang" w:date="2011-10-15T13:43:00Z"/>
                <w:rFonts w:ascii="宋体" w:eastAsia="宋体" w:hAnsi="宋体" w:cs="宋体"/>
                <w:color w:val="000000"/>
                <w:kern w:val="0"/>
                <w:sz w:val="22"/>
              </w:rPr>
            </w:pPr>
            <w:del w:id="106" w:author="erickfang" w:date="2011-10-15T13:43:00Z">
              <w:r w:rsidRPr="00F46599" w:rsidDel="0070313C">
                <w:rPr>
                  <w:rFonts w:ascii="宋体" w:eastAsia="宋体" w:hAnsi="宋体" w:cs="宋体" w:hint="eastAsia"/>
                  <w:color w:val="000000"/>
                  <w:kern w:val="0"/>
                  <w:sz w:val="22"/>
                </w:rPr>
                <w:delText xml:space="preserve">　</w:delText>
              </w:r>
            </w:del>
          </w:p>
        </w:tc>
      </w:tr>
      <w:tr w:rsidR="00F46599" w:rsidRPr="00F46599" w:rsidDel="0070313C" w:rsidTr="00CE424A">
        <w:trPr>
          <w:trHeight w:val="270"/>
          <w:del w:id="107" w:author="erickfang" w:date="2011-10-15T13:44:00Z"/>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08" w:author="erickfang" w:date="2011-10-15T13:44:00Z"/>
                <w:rFonts w:ascii="宋体" w:eastAsia="宋体" w:hAnsi="宋体" w:cs="宋体"/>
                <w:color w:val="000000"/>
                <w:kern w:val="0"/>
                <w:sz w:val="22"/>
              </w:rPr>
            </w:pPr>
            <w:del w:id="109" w:author="erickfang" w:date="2011-10-15T13:44:00Z">
              <w:r w:rsidRPr="00F46599" w:rsidDel="0070313C">
                <w:rPr>
                  <w:rFonts w:ascii="宋体" w:eastAsia="宋体" w:hAnsi="宋体" w:cs="宋体" w:hint="eastAsia"/>
                  <w:color w:val="000000"/>
                  <w:kern w:val="0"/>
                  <w:sz w:val="22"/>
                </w:rPr>
                <w:delText>接入广告类型</w:delText>
              </w:r>
            </w:del>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10" w:author="erickfang" w:date="2011-10-15T13:44:00Z"/>
                <w:rFonts w:ascii="宋体" w:eastAsia="宋体" w:hAnsi="宋体" w:cs="宋体"/>
                <w:color w:val="000000"/>
                <w:kern w:val="0"/>
                <w:sz w:val="22"/>
              </w:rPr>
            </w:pPr>
            <w:del w:id="111" w:author="erickfang" w:date="2011-10-15T13:44:00Z">
              <w:r w:rsidRPr="00F46599" w:rsidDel="0070313C">
                <w:rPr>
                  <w:rFonts w:ascii="宋体" w:eastAsia="宋体" w:hAnsi="宋体" w:cs="宋体" w:hint="eastAsia"/>
                  <w:color w:val="000000"/>
                  <w:kern w:val="0"/>
                  <w:sz w:val="22"/>
                </w:rPr>
                <w:delText xml:space="preserve">　</w:delText>
              </w:r>
            </w:del>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Del="0070313C" w:rsidRDefault="00F46599" w:rsidP="00F46599">
            <w:pPr>
              <w:widowControl/>
              <w:jc w:val="left"/>
              <w:rPr>
                <w:del w:id="112" w:author="erickfang" w:date="2011-10-15T13:44:00Z"/>
                <w:rFonts w:ascii="宋体" w:eastAsia="宋体" w:hAnsi="宋体" w:cs="宋体"/>
                <w:color w:val="000000"/>
                <w:kern w:val="0"/>
                <w:sz w:val="22"/>
              </w:rPr>
            </w:pPr>
            <w:del w:id="113" w:author="erickfang" w:date="2011-10-15T13:44:00Z">
              <w:r w:rsidRPr="00F46599" w:rsidDel="0070313C">
                <w:rPr>
                  <w:rFonts w:ascii="宋体" w:eastAsia="宋体" w:hAnsi="宋体" w:cs="宋体" w:hint="eastAsia"/>
                  <w:color w:val="000000"/>
                  <w:kern w:val="0"/>
                  <w:sz w:val="22"/>
                </w:rPr>
                <w:delText xml:space="preserve">　</w:delText>
              </w:r>
            </w:del>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渠道</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7045AF"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7045AF" w:rsidRPr="00F46599" w:rsidRDefault="007045AF" w:rsidP="00F4659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投放地域</w:t>
            </w:r>
          </w:p>
        </w:tc>
        <w:tc>
          <w:tcPr>
            <w:tcW w:w="1734" w:type="dxa"/>
            <w:tcBorders>
              <w:top w:val="nil"/>
              <w:left w:val="nil"/>
              <w:bottom w:val="single" w:sz="4" w:space="0" w:color="auto"/>
              <w:right w:val="single" w:sz="4" w:space="0" w:color="auto"/>
            </w:tcBorders>
            <w:shd w:val="clear" w:color="auto" w:fill="auto"/>
            <w:noWrap/>
            <w:vAlign w:val="center"/>
            <w:hideMark/>
          </w:tcPr>
          <w:p w:rsidR="007045AF" w:rsidRPr="00F46599" w:rsidRDefault="007045AF" w:rsidP="00F46599">
            <w:pPr>
              <w:widowControl/>
              <w:jc w:val="left"/>
              <w:rPr>
                <w:rFonts w:ascii="宋体" w:eastAsia="宋体" w:hAnsi="宋体" w:cs="宋体"/>
                <w:color w:val="000000"/>
                <w:kern w:val="0"/>
                <w:sz w:val="22"/>
              </w:rPr>
            </w:pPr>
          </w:p>
        </w:tc>
        <w:tc>
          <w:tcPr>
            <w:tcW w:w="2296" w:type="dxa"/>
            <w:tcBorders>
              <w:top w:val="nil"/>
              <w:left w:val="nil"/>
              <w:bottom w:val="single" w:sz="4" w:space="0" w:color="auto"/>
              <w:right w:val="single" w:sz="4" w:space="0" w:color="auto"/>
            </w:tcBorders>
            <w:shd w:val="clear" w:color="auto" w:fill="auto"/>
            <w:noWrap/>
            <w:vAlign w:val="center"/>
            <w:hideMark/>
          </w:tcPr>
          <w:p w:rsidR="007045AF" w:rsidRPr="00F46599" w:rsidRDefault="007045AF" w:rsidP="00F46599">
            <w:pPr>
              <w:widowControl/>
              <w:jc w:val="left"/>
              <w:rPr>
                <w:rFonts w:ascii="宋体" w:eastAsia="宋体" w:hAnsi="宋体" w:cs="宋体"/>
                <w:color w:val="000000"/>
                <w:kern w:val="0"/>
                <w:sz w:val="22"/>
              </w:rPr>
            </w:pP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投放时间</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出现概率</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是否接入交换</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交换比例</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交换账户id</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是否接入广告网络</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比例</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广告账户id</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是否接入付费应用</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比例</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交换账户id</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状态</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r w:rsidR="00F46599" w:rsidRPr="00F46599" w:rsidTr="00CE424A">
        <w:trPr>
          <w:trHeight w:val="270"/>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操作时间</w:t>
            </w:r>
          </w:p>
        </w:tc>
        <w:tc>
          <w:tcPr>
            <w:tcW w:w="1734"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c>
          <w:tcPr>
            <w:tcW w:w="2296" w:type="dxa"/>
            <w:tcBorders>
              <w:top w:val="nil"/>
              <w:left w:val="nil"/>
              <w:bottom w:val="single" w:sz="4" w:space="0" w:color="auto"/>
              <w:right w:val="single" w:sz="4" w:space="0" w:color="auto"/>
            </w:tcBorders>
            <w:shd w:val="clear" w:color="auto" w:fill="auto"/>
            <w:noWrap/>
            <w:vAlign w:val="center"/>
            <w:hideMark/>
          </w:tcPr>
          <w:p w:rsidR="00F46599" w:rsidRPr="00F46599" w:rsidRDefault="00F46599" w:rsidP="00F46599">
            <w:pPr>
              <w:widowControl/>
              <w:jc w:val="left"/>
              <w:rPr>
                <w:rFonts w:ascii="宋体" w:eastAsia="宋体" w:hAnsi="宋体" w:cs="宋体"/>
                <w:color w:val="000000"/>
                <w:kern w:val="0"/>
                <w:sz w:val="22"/>
              </w:rPr>
            </w:pPr>
            <w:r w:rsidRPr="00F46599">
              <w:rPr>
                <w:rFonts w:ascii="宋体" w:eastAsia="宋体" w:hAnsi="宋体" w:cs="宋体" w:hint="eastAsia"/>
                <w:color w:val="000000"/>
                <w:kern w:val="0"/>
                <w:sz w:val="22"/>
              </w:rPr>
              <w:t xml:space="preserve">　</w:t>
            </w:r>
          </w:p>
        </w:tc>
      </w:tr>
    </w:tbl>
    <w:p w:rsidR="005745F3" w:rsidRDefault="005745F3" w:rsidP="008F7E15">
      <w:pPr>
        <w:pStyle w:val="BodyText"/>
        <w:spacing w:line="240" w:lineRule="auto"/>
        <w:ind w:left="284" w:firstLineChars="0" w:firstLine="0"/>
      </w:pPr>
    </w:p>
    <w:p w:rsidR="009E1844" w:rsidRDefault="009E1844" w:rsidP="008F7E15">
      <w:pPr>
        <w:pStyle w:val="BodyText"/>
        <w:spacing w:line="240" w:lineRule="auto"/>
        <w:ind w:left="284" w:firstLineChars="0" w:firstLine="0"/>
      </w:pPr>
      <w:r>
        <w:rPr>
          <w:rFonts w:hint="eastAsia"/>
        </w:rPr>
        <w:t>交换物料表：</w:t>
      </w:r>
    </w:p>
    <w:tbl>
      <w:tblPr>
        <w:tblW w:w="3740" w:type="dxa"/>
        <w:tblInd w:w="94" w:type="dxa"/>
        <w:tblLook w:val="04A0"/>
      </w:tblPr>
      <w:tblGrid>
        <w:gridCol w:w="2144"/>
        <w:gridCol w:w="798"/>
        <w:gridCol w:w="798"/>
      </w:tblGrid>
      <w:tr w:rsidR="00CE424A" w:rsidRPr="00CE424A" w:rsidTr="00CE424A">
        <w:trPr>
          <w:trHeight w:val="270"/>
        </w:trPr>
        <w:tc>
          <w:tcPr>
            <w:tcW w:w="2144"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CE424A" w:rsidRPr="00CE424A" w:rsidRDefault="00CE424A" w:rsidP="00CE424A">
            <w:pPr>
              <w:widowControl/>
              <w:jc w:val="center"/>
              <w:rPr>
                <w:rFonts w:ascii="宋体" w:eastAsia="宋体" w:hAnsi="宋体" w:cs="宋体"/>
                <w:color w:val="FFFFFF"/>
                <w:kern w:val="0"/>
                <w:szCs w:val="21"/>
              </w:rPr>
            </w:pPr>
            <w:r w:rsidRPr="00CE424A">
              <w:rPr>
                <w:rFonts w:ascii="宋体" w:eastAsia="宋体" w:hAnsi="宋体" w:cs="宋体" w:hint="eastAsia"/>
                <w:color w:val="FFFFFF"/>
                <w:kern w:val="0"/>
                <w:szCs w:val="21"/>
              </w:rPr>
              <w:t>字段</w:t>
            </w:r>
          </w:p>
        </w:tc>
        <w:tc>
          <w:tcPr>
            <w:tcW w:w="798" w:type="dxa"/>
            <w:tcBorders>
              <w:top w:val="single" w:sz="4" w:space="0" w:color="auto"/>
              <w:left w:val="nil"/>
              <w:bottom w:val="single" w:sz="4" w:space="0" w:color="auto"/>
              <w:right w:val="single" w:sz="4" w:space="0" w:color="auto"/>
            </w:tcBorders>
            <w:shd w:val="clear" w:color="000000" w:fill="365F91"/>
            <w:vAlign w:val="center"/>
            <w:hideMark/>
          </w:tcPr>
          <w:p w:rsidR="00CE424A" w:rsidRPr="00CE424A" w:rsidRDefault="00CE424A" w:rsidP="00CE424A">
            <w:pPr>
              <w:widowControl/>
              <w:jc w:val="center"/>
              <w:rPr>
                <w:rFonts w:ascii="宋体" w:eastAsia="宋体" w:hAnsi="宋体" w:cs="宋体"/>
                <w:color w:val="FFFFFF"/>
                <w:kern w:val="0"/>
                <w:szCs w:val="21"/>
              </w:rPr>
            </w:pPr>
            <w:r w:rsidRPr="00CE424A">
              <w:rPr>
                <w:rFonts w:ascii="宋体" w:eastAsia="宋体" w:hAnsi="宋体" w:cs="宋体" w:hint="eastAsia"/>
                <w:color w:val="FFFFFF"/>
                <w:kern w:val="0"/>
                <w:szCs w:val="21"/>
              </w:rPr>
              <w:t>说明</w:t>
            </w:r>
          </w:p>
        </w:tc>
        <w:tc>
          <w:tcPr>
            <w:tcW w:w="798" w:type="dxa"/>
            <w:tcBorders>
              <w:top w:val="single" w:sz="4" w:space="0" w:color="auto"/>
              <w:left w:val="nil"/>
              <w:bottom w:val="single" w:sz="4" w:space="0" w:color="auto"/>
              <w:right w:val="single" w:sz="4" w:space="0" w:color="auto"/>
            </w:tcBorders>
            <w:shd w:val="clear" w:color="000000" w:fill="365F91"/>
            <w:vAlign w:val="center"/>
            <w:hideMark/>
          </w:tcPr>
          <w:p w:rsidR="00CE424A" w:rsidRPr="00CE424A" w:rsidRDefault="00CE424A" w:rsidP="00CE424A">
            <w:pPr>
              <w:widowControl/>
              <w:jc w:val="center"/>
              <w:rPr>
                <w:rFonts w:ascii="宋体" w:eastAsia="宋体" w:hAnsi="宋体" w:cs="宋体"/>
                <w:color w:val="FFFFFF"/>
                <w:kern w:val="0"/>
                <w:szCs w:val="21"/>
              </w:rPr>
            </w:pPr>
            <w:r w:rsidRPr="00CE424A">
              <w:rPr>
                <w:rFonts w:ascii="宋体" w:eastAsia="宋体" w:hAnsi="宋体" w:cs="宋体" w:hint="eastAsia"/>
                <w:color w:val="FFFFFF"/>
                <w:kern w:val="0"/>
                <w:szCs w:val="21"/>
              </w:rPr>
              <w:t>备注</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交换id</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85"/>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Calibri" w:eastAsia="宋体" w:hAnsi="Calibri" w:cs="Calibri"/>
                <w:color w:val="000000"/>
                <w:kern w:val="0"/>
                <w:szCs w:val="21"/>
              </w:rPr>
            </w:pPr>
            <w:r w:rsidRPr="00CE424A">
              <w:rPr>
                <w:rFonts w:ascii="Calibri" w:eastAsia="宋体" w:hAnsi="Calibri" w:cs="Calibri"/>
                <w:color w:val="000000"/>
                <w:kern w:val="0"/>
                <w:szCs w:val="21"/>
              </w:rPr>
              <w:t>Appkey</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平台</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交换流量</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应用名称</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推广文字</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详细描述</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开发商</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85"/>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Calibri" w:eastAsia="宋体" w:hAnsi="Calibri" w:cs="Calibri"/>
                <w:color w:val="000000"/>
                <w:kern w:val="0"/>
                <w:szCs w:val="21"/>
              </w:rPr>
            </w:pPr>
            <w:r w:rsidRPr="00CE424A">
              <w:rPr>
                <w:rFonts w:ascii="Calibri" w:eastAsia="宋体" w:hAnsi="Calibri" w:cs="Calibri"/>
                <w:color w:val="000000"/>
                <w:kern w:val="0"/>
                <w:szCs w:val="21"/>
              </w:rPr>
              <w:lastRenderedPageBreak/>
              <w:t>Icon</w:t>
            </w:r>
            <w:r w:rsidRPr="00CE424A">
              <w:rPr>
                <w:rFonts w:ascii="宋体" w:eastAsia="宋体" w:hAnsi="宋体" w:cs="Calibri" w:hint="eastAsia"/>
                <w:color w:val="000000"/>
                <w:kern w:val="0"/>
                <w:szCs w:val="21"/>
              </w:rPr>
              <w:t>地址</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5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Calibri" w:eastAsia="宋体" w:hAnsi="Calibri" w:cs="Calibri"/>
                <w:color w:val="000000"/>
                <w:kern w:val="0"/>
                <w:szCs w:val="21"/>
              </w:rPr>
            </w:pPr>
            <w:r w:rsidRPr="00CE424A">
              <w:rPr>
                <w:rFonts w:ascii="Calibri" w:eastAsia="宋体" w:hAnsi="Calibri" w:cs="Calibri"/>
                <w:color w:val="000000"/>
                <w:kern w:val="0"/>
                <w:szCs w:val="21"/>
              </w:rPr>
              <w:t>Apk</w:t>
            </w:r>
            <w:r w:rsidRPr="00CE424A">
              <w:rPr>
                <w:rFonts w:ascii="宋体" w:eastAsia="宋体" w:hAnsi="宋体" w:cs="Calibri" w:hint="eastAsia"/>
                <w:color w:val="000000"/>
                <w:kern w:val="0"/>
                <w:szCs w:val="21"/>
              </w:rPr>
              <w:t>地址</w:t>
            </w:r>
            <w:r w:rsidRPr="00CE424A">
              <w:rPr>
                <w:rFonts w:ascii="Calibri" w:eastAsia="宋体" w:hAnsi="Calibri" w:cs="Calibri"/>
                <w:color w:val="000000"/>
                <w:kern w:val="0"/>
                <w:szCs w:val="21"/>
              </w:rPr>
              <w:t>/appstore</w:t>
            </w:r>
            <w:r w:rsidRPr="00CE424A">
              <w:rPr>
                <w:rFonts w:ascii="宋体" w:eastAsia="宋体" w:hAnsi="宋体" w:cs="Calibri" w:hint="eastAsia"/>
                <w:color w:val="000000"/>
                <w:kern w:val="0"/>
                <w:szCs w:val="21"/>
              </w:rPr>
              <w:t>地址</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自主流量</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付费应用流量</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付费广告流量</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r w:rsidR="00CE424A" w:rsidRPr="00CE424A" w:rsidTr="00CE424A">
        <w:trPr>
          <w:trHeight w:val="270"/>
        </w:trPr>
        <w:tc>
          <w:tcPr>
            <w:tcW w:w="2144" w:type="dxa"/>
            <w:tcBorders>
              <w:top w:val="nil"/>
              <w:left w:val="single" w:sz="4" w:space="0" w:color="auto"/>
              <w:bottom w:val="single" w:sz="4" w:space="0" w:color="auto"/>
              <w:right w:val="single" w:sz="4" w:space="0" w:color="auto"/>
            </w:tcBorders>
            <w:shd w:val="clear" w:color="auto" w:fill="auto"/>
            <w:noWrap/>
            <w:vAlign w:val="center"/>
            <w:hideMark/>
          </w:tcPr>
          <w:p w:rsidR="00CE424A" w:rsidRPr="00CE424A" w:rsidRDefault="00CE424A" w:rsidP="00CE424A">
            <w:pPr>
              <w:widowControl/>
              <w:rPr>
                <w:rFonts w:ascii="宋体" w:eastAsia="宋体" w:hAnsi="宋体" w:cs="宋体"/>
                <w:color w:val="000000"/>
                <w:kern w:val="0"/>
                <w:szCs w:val="21"/>
              </w:rPr>
            </w:pPr>
            <w:r w:rsidRPr="00CE424A">
              <w:rPr>
                <w:rFonts w:ascii="宋体" w:eastAsia="宋体" w:hAnsi="宋体" w:cs="宋体" w:hint="eastAsia"/>
                <w:color w:val="000000"/>
                <w:kern w:val="0"/>
                <w:szCs w:val="21"/>
              </w:rPr>
              <w:t>时间</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c>
          <w:tcPr>
            <w:tcW w:w="798" w:type="dxa"/>
            <w:tcBorders>
              <w:top w:val="nil"/>
              <w:left w:val="nil"/>
              <w:bottom w:val="single" w:sz="4" w:space="0" w:color="auto"/>
              <w:right w:val="single" w:sz="4" w:space="0" w:color="auto"/>
            </w:tcBorders>
            <w:shd w:val="clear" w:color="auto" w:fill="auto"/>
            <w:noWrap/>
            <w:vAlign w:val="center"/>
            <w:hideMark/>
          </w:tcPr>
          <w:p w:rsidR="00CE424A" w:rsidRPr="00CE424A" w:rsidRDefault="00CE424A" w:rsidP="00CE424A">
            <w:pPr>
              <w:widowControl/>
              <w:jc w:val="left"/>
              <w:rPr>
                <w:rFonts w:ascii="宋体" w:eastAsia="宋体" w:hAnsi="宋体" w:cs="宋体"/>
                <w:color w:val="000000"/>
                <w:kern w:val="0"/>
                <w:sz w:val="22"/>
              </w:rPr>
            </w:pPr>
            <w:r w:rsidRPr="00CE424A">
              <w:rPr>
                <w:rFonts w:ascii="宋体" w:eastAsia="宋体" w:hAnsi="宋体" w:cs="宋体" w:hint="eastAsia"/>
                <w:color w:val="000000"/>
                <w:kern w:val="0"/>
                <w:sz w:val="22"/>
              </w:rPr>
              <w:t xml:space="preserve">　</w:t>
            </w:r>
          </w:p>
        </w:tc>
      </w:tr>
    </w:tbl>
    <w:p w:rsidR="00CE424A" w:rsidRDefault="00CE424A" w:rsidP="008F7E15">
      <w:pPr>
        <w:pStyle w:val="BodyText"/>
        <w:spacing w:line="240" w:lineRule="auto"/>
        <w:ind w:left="284" w:firstLineChars="0" w:firstLine="0"/>
      </w:pPr>
    </w:p>
    <w:p w:rsidR="009E1844" w:rsidRDefault="00CE424A" w:rsidP="008F7E15">
      <w:pPr>
        <w:pStyle w:val="BodyText"/>
        <w:spacing w:line="240" w:lineRule="auto"/>
        <w:ind w:left="284" w:firstLineChars="0" w:firstLine="0"/>
      </w:pPr>
      <w:r>
        <w:rPr>
          <w:rFonts w:hint="eastAsia"/>
        </w:rPr>
        <w:t>友盟广告物料表：</w:t>
      </w:r>
    </w:p>
    <w:p w:rsidR="00CE424A" w:rsidRDefault="00CE424A" w:rsidP="008F7E15">
      <w:pPr>
        <w:pStyle w:val="BodyText"/>
        <w:spacing w:line="240" w:lineRule="auto"/>
        <w:ind w:left="284" w:firstLineChars="0" w:firstLine="0"/>
      </w:pPr>
      <w:r>
        <w:rPr>
          <w:rFonts w:hint="eastAsia"/>
        </w:rPr>
        <w:t>待定</w:t>
      </w:r>
    </w:p>
    <w:p w:rsidR="00CE424A" w:rsidRPr="00CE424A" w:rsidRDefault="00CE424A" w:rsidP="00CE424A">
      <w:pPr>
        <w:pStyle w:val="BodyText"/>
        <w:spacing w:line="240" w:lineRule="auto"/>
        <w:ind w:firstLineChars="0" w:firstLine="0"/>
      </w:pPr>
    </w:p>
    <w:p w:rsidR="007045AF" w:rsidRPr="00F84A90" w:rsidRDefault="00CE424A" w:rsidP="008F7E15">
      <w:pPr>
        <w:pStyle w:val="BodyText"/>
        <w:spacing w:line="240" w:lineRule="auto"/>
        <w:ind w:left="284" w:firstLineChars="0" w:firstLine="0"/>
      </w:pPr>
      <w:r>
        <w:rPr>
          <w:rFonts w:hint="eastAsia"/>
        </w:rPr>
        <w:t>操作变更记录</w:t>
      </w:r>
    </w:p>
    <w:tbl>
      <w:tblPr>
        <w:tblW w:w="7811" w:type="dxa"/>
        <w:tblInd w:w="94" w:type="dxa"/>
        <w:tblLook w:val="04A0"/>
      </w:tblPr>
      <w:tblGrid>
        <w:gridCol w:w="1640"/>
        <w:gridCol w:w="4186"/>
        <w:gridCol w:w="1985"/>
      </w:tblGrid>
      <w:tr w:rsidR="007045AF" w:rsidRPr="007045AF" w:rsidTr="00CE424A">
        <w:trPr>
          <w:trHeight w:val="270"/>
        </w:trPr>
        <w:tc>
          <w:tcPr>
            <w:tcW w:w="1640" w:type="dxa"/>
            <w:tcBorders>
              <w:top w:val="single" w:sz="4" w:space="0" w:color="auto"/>
              <w:left w:val="single" w:sz="4" w:space="0" w:color="auto"/>
              <w:bottom w:val="single" w:sz="4" w:space="0" w:color="auto"/>
              <w:right w:val="single" w:sz="4" w:space="0" w:color="auto"/>
            </w:tcBorders>
            <w:shd w:val="clear" w:color="000000" w:fill="365F91"/>
            <w:vAlign w:val="center"/>
            <w:hideMark/>
          </w:tcPr>
          <w:p w:rsidR="007045AF" w:rsidRPr="007045AF" w:rsidRDefault="007045AF" w:rsidP="007045AF">
            <w:pPr>
              <w:widowControl/>
              <w:jc w:val="center"/>
              <w:rPr>
                <w:rFonts w:ascii="宋体" w:eastAsia="宋体" w:hAnsi="宋体" w:cs="宋体"/>
                <w:color w:val="FFFFFF"/>
                <w:kern w:val="0"/>
                <w:szCs w:val="21"/>
              </w:rPr>
            </w:pPr>
            <w:r w:rsidRPr="007045AF">
              <w:rPr>
                <w:rFonts w:ascii="宋体" w:eastAsia="宋体" w:hAnsi="宋体" w:cs="宋体" w:hint="eastAsia"/>
                <w:color w:val="FFFFFF"/>
                <w:kern w:val="0"/>
                <w:szCs w:val="21"/>
              </w:rPr>
              <w:t>字段</w:t>
            </w:r>
          </w:p>
        </w:tc>
        <w:tc>
          <w:tcPr>
            <w:tcW w:w="4186" w:type="dxa"/>
            <w:tcBorders>
              <w:top w:val="single" w:sz="4" w:space="0" w:color="auto"/>
              <w:left w:val="nil"/>
              <w:bottom w:val="single" w:sz="4" w:space="0" w:color="auto"/>
              <w:right w:val="single" w:sz="4" w:space="0" w:color="auto"/>
            </w:tcBorders>
            <w:shd w:val="clear" w:color="000000" w:fill="365F91"/>
            <w:vAlign w:val="center"/>
            <w:hideMark/>
          </w:tcPr>
          <w:p w:rsidR="007045AF" w:rsidRPr="007045AF" w:rsidRDefault="007045AF" w:rsidP="007045AF">
            <w:pPr>
              <w:widowControl/>
              <w:jc w:val="center"/>
              <w:rPr>
                <w:rFonts w:ascii="宋体" w:eastAsia="宋体" w:hAnsi="宋体" w:cs="宋体"/>
                <w:color w:val="FFFFFF"/>
                <w:kern w:val="0"/>
                <w:szCs w:val="21"/>
              </w:rPr>
            </w:pPr>
            <w:r w:rsidRPr="007045AF">
              <w:rPr>
                <w:rFonts w:ascii="宋体" w:eastAsia="宋体" w:hAnsi="宋体" w:cs="宋体" w:hint="eastAsia"/>
                <w:color w:val="FFFFFF"/>
                <w:kern w:val="0"/>
                <w:szCs w:val="21"/>
              </w:rPr>
              <w:t>说明</w:t>
            </w:r>
          </w:p>
        </w:tc>
        <w:tc>
          <w:tcPr>
            <w:tcW w:w="1985" w:type="dxa"/>
            <w:tcBorders>
              <w:top w:val="single" w:sz="4" w:space="0" w:color="auto"/>
              <w:left w:val="nil"/>
              <w:bottom w:val="single" w:sz="4" w:space="0" w:color="auto"/>
              <w:right w:val="single" w:sz="4" w:space="0" w:color="auto"/>
            </w:tcBorders>
            <w:shd w:val="clear" w:color="000000" w:fill="365F91"/>
            <w:vAlign w:val="center"/>
            <w:hideMark/>
          </w:tcPr>
          <w:p w:rsidR="007045AF" w:rsidRPr="007045AF" w:rsidRDefault="007045AF" w:rsidP="007045AF">
            <w:pPr>
              <w:widowControl/>
              <w:jc w:val="center"/>
              <w:rPr>
                <w:rFonts w:ascii="宋体" w:eastAsia="宋体" w:hAnsi="宋体" w:cs="宋体"/>
                <w:color w:val="FFFFFF"/>
                <w:kern w:val="0"/>
                <w:szCs w:val="21"/>
              </w:rPr>
            </w:pPr>
            <w:r w:rsidRPr="007045AF">
              <w:rPr>
                <w:rFonts w:ascii="宋体" w:eastAsia="宋体" w:hAnsi="宋体" w:cs="宋体" w:hint="eastAsia"/>
                <w:color w:val="FFFFFF"/>
                <w:kern w:val="0"/>
                <w:szCs w:val="21"/>
              </w:rPr>
              <w:t>备注</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opttdate</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操作日期</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userid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用户</w:t>
            </w:r>
            <w:r w:rsidRPr="007045AF">
              <w:rPr>
                <w:rFonts w:ascii="Microsoft Sans Serif" w:eastAsia="宋体" w:hAnsi="Microsoft Sans Serif" w:cs="Microsoft Sans Serif"/>
                <w:color w:val="000000"/>
                <w:kern w:val="0"/>
                <w:sz w:val="18"/>
                <w:szCs w:val="18"/>
              </w:rPr>
              <w:t>id</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宋体" w:eastAsia="宋体" w:hAnsi="宋体" w:cs="Microsoft Sans Serif" w:hint="eastAsia"/>
                <w:color w:val="000000"/>
                <w:kern w:val="0"/>
                <w:sz w:val="18"/>
                <w:szCs w:val="18"/>
              </w:rPr>
              <w:t>广告位</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宋体" w:eastAsia="宋体" w:hAnsi="宋体" w:cs="Microsoft Sans Serif" w:hint="eastAsia"/>
                <w:color w:val="000000"/>
                <w:kern w:val="0"/>
                <w:sz w:val="18"/>
                <w:szCs w:val="18"/>
              </w:rPr>
              <w:t>广告</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宋体" w:eastAsia="宋体" w:hAnsi="宋体" w:cs="Microsoft Sans Serif" w:hint="eastAsia"/>
                <w:color w:val="000000"/>
                <w:kern w:val="0"/>
                <w:sz w:val="18"/>
                <w:szCs w:val="18"/>
              </w:rPr>
              <w:t>订单</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宋体" w:eastAsia="宋体" w:hAnsi="宋体" w:cs="Microsoft Sans Serif" w:hint="eastAsia"/>
                <w:color w:val="000000"/>
                <w:kern w:val="0"/>
                <w:sz w:val="18"/>
                <w:szCs w:val="18"/>
              </w:rPr>
              <w:t>应用</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广告客户公司</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代理机构</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人员</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代理机构联系人</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其它联系人</w:t>
            </w:r>
            <w:r w:rsidRPr="007045AF">
              <w:rPr>
                <w:rFonts w:ascii="Microsoft Sans Serif" w:eastAsia="宋体" w:hAnsi="Microsoft Sans Serif" w:cs="Microsoft Sans Serif"/>
                <w:color w:val="000000"/>
                <w:kern w:val="0"/>
                <w:sz w:val="18"/>
                <w:szCs w:val="18"/>
              </w:rPr>
              <w:t>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48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广告类型</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1</w:t>
            </w:r>
            <w:r w:rsidRPr="007045AF">
              <w:rPr>
                <w:rFonts w:ascii="宋体" w:eastAsia="宋体" w:hAnsi="宋体" w:cs="Microsoft Sans Serif" w:hint="eastAsia"/>
                <w:color w:val="000000"/>
                <w:kern w:val="0"/>
                <w:sz w:val="18"/>
                <w:szCs w:val="18"/>
              </w:rPr>
              <w:t>、交换</w:t>
            </w:r>
            <w:r w:rsidRPr="007045AF">
              <w:rPr>
                <w:rFonts w:ascii="Microsoft Sans Serif" w:eastAsia="宋体" w:hAnsi="Microsoft Sans Serif" w:cs="Microsoft Sans Serif"/>
                <w:color w:val="000000"/>
                <w:kern w:val="0"/>
                <w:sz w:val="18"/>
                <w:szCs w:val="18"/>
              </w:rPr>
              <w:t xml:space="preserve"> 2</w:t>
            </w:r>
            <w:r w:rsidRPr="007045AF">
              <w:rPr>
                <w:rFonts w:ascii="宋体" w:eastAsia="宋体" w:hAnsi="宋体" w:cs="Microsoft Sans Serif" w:hint="eastAsia"/>
                <w:color w:val="000000"/>
                <w:kern w:val="0"/>
                <w:sz w:val="18"/>
                <w:szCs w:val="18"/>
              </w:rPr>
              <w:t>、友盟广告</w:t>
            </w:r>
            <w:r w:rsidRPr="007045AF">
              <w:rPr>
                <w:rFonts w:ascii="Microsoft Sans Serif" w:eastAsia="宋体" w:hAnsi="Microsoft Sans Serif" w:cs="Microsoft Sans Serif"/>
                <w:color w:val="000000"/>
                <w:kern w:val="0"/>
                <w:sz w:val="18"/>
                <w:szCs w:val="18"/>
              </w:rPr>
              <w:t xml:space="preserve"> 3</w:t>
            </w:r>
            <w:r w:rsidRPr="007045AF">
              <w:rPr>
                <w:rFonts w:ascii="宋体" w:eastAsia="宋体" w:hAnsi="宋体" w:cs="Microsoft Sans Serif" w:hint="eastAsia"/>
                <w:color w:val="000000"/>
                <w:kern w:val="0"/>
                <w:sz w:val="18"/>
                <w:szCs w:val="18"/>
              </w:rPr>
              <w:t>、付费应用</w:t>
            </w:r>
            <w:r w:rsidRPr="007045AF">
              <w:rPr>
                <w:rFonts w:ascii="Microsoft Sans Serif" w:eastAsia="宋体" w:hAnsi="Microsoft Sans Serif" w:cs="Microsoft Sans Serif"/>
                <w:color w:val="000000"/>
                <w:kern w:val="0"/>
                <w:sz w:val="18"/>
                <w:szCs w:val="18"/>
              </w:rPr>
              <w:t xml:space="preserve"> 4</w:t>
            </w:r>
            <w:r w:rsidRPr="007045AF">
              <w:rPr>
                <w:rFonts w:ascii="宋体" w:eastAsia="宋体" w:hAnsi="宋体" w:cs="Microsoft Sans Serif" w:hint="eastAsia"/>
                <w:color w:val="000000"/>
                <w:kern w:val="0"/>
                <w:sz w:val="18"/>
                <w:szCs w:val="18"/>
              </w:rPr>
              <w:t>、自销广告</w:t>
            </w:r>
            <w:r w:rsidRPr="007045AF">
              <w:rPr>
                <w:rFonts w:ascii="Microsoft Sans Serif" w:eastAsia="宋体" w:hAnsi="Microsoft Sans Serif" w:cs="Microsoft Sans Serif"/>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51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adminid</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管理员</w:t>
            </w:r>
            <w:r w:rsidRPr="007045AF">
              <w:rPr>
                <w:rFonts w:ascii="Microsoft Sans Serif" w:eastAsia="宋体" w:hAnsi="Microsoft Sans Serif" w:cs="Microsoft Sans Serif"/>
                <w:color w:val="000000"/>
                <w:kern w:val="0"/>
                <w:sz w:val="18"/>
                <w:szCs w:val="18"/>
              </w:rPr>
              <w:t>id</w:t>
            </w:r>
            <w:r w:rsidRPr="007045AF">
              <w:rPr>
                <w:rFonts w:ascii="宋体" w:eastAsia="宋体" w:hAnsi="宋体" w:cs="宋体" w:hint="eastAsia"/>
                <w:color w:val="000000"/>
                <w:kern w:val="0"/>
                <w:sz w:val="18"/>
                <w:szCs w:val="18"/>
              </w:rPr>
              <w:t>，如果不是管理员操作，就显示</w:t>
            </w:r>
            <w:r w:rsidRPr="007045AF">
              <w:rPr>
                <w:rFonts w:ascii="Microsoft Sans Serif" w:eastAsia="宋体" w:hAnsi="Microsoft Sans Serif" w:cs="Microsoft Sans Serif"/>
                <w:color w:val="000000"/>
                <w:kern w:val="0"/>
                <w:sz w:val="18"/>
                <w:szCs w:val="18"/>
              </w:rPr>
              <w:t>0</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opttime</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操作时间</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35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optcontent</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1</w:t>
            </w:r>
            <w:r w:rsidRPr="007045AF">
              <w:rPr>
                <w:rFonts w:ascii="宋体" w:eastAsia="宋体" w:hAnsi="宋体" w:cs="Microsoft Sans Serif" w:hint="eastAsia"/>
                <w:color w:val="000000"/>
                <w:kern w:val="0"/>
                <w:sz w:val="18"/>
                <w:szCs w:val="18"/>
              </w:rPr>
              <w:t>、流量</w:t>
            </w:r>
            <w:r w:rsidRPr="007045AF">
              <w:rPr>
                <w:rFonts w:ascii="Microsoft Sans Serif" w:eastAsia="宋体" w:hAnsi="Microsoft Sans Serif" w:cs="Microsoft Sans Serif"/>
                <w:color w:val="000000"/>
                <w:kern w:val="0"/>
                <w:sz w:val="18"/>
                <w:szCs w:val="18"/>
              </w:rPr>
              <w:t xml:space="preserve"> 2</w:t>
            </w:r>
            <w:r w:rsidRPr="007045AF">
              <w:rPr>
                <w:rFonts w:ascii="宋体" w:eastAsia="宋体" w:hAnsi="宋体" w:cs="Microsoft Sans Serif" w:hint="eastAsia"/>
                <w:color w:val="000000"/>
                <w:kern w:val="0"/>
                <w:sz w:val="18"/>
                <w:szCs w:val="18"/>
              </w:rPr>
              <w:t>、推广类型</w:t>
            </w:r>
            <w:r w:rsidRPr="007045AF">
              <w:rPr>
                <w:rFonts w:ascii="Microsoft Sans Serif" w:eastAsia="宋体" w:hAnsi="Microsoft Sans Serif" w:cs="Microsoft Sans Serif"/>
                <w:color w:val="000000"/>
                <w:kern w:val="0"/>
                <w:sz w:val="18"/>
                <w:szCs w:val="18"/>
              </w:rPr>
              <w:t xml:space="preserve"> 3</w:t>
            </w:r>
            <w:r w:rsidRPr="007045AF">
              <w:rPr>
                <w:rFonts w:ascii="宋体" w:eastAsia="宋体" w:hAnsi="宋体" w:cs="Microsoft Sans Serif" w:hint="eastAsia"/>
                <w:color w:val="000000"/>
                <w:kern w:val="0"/>
                <w:sz w:val="18"/>
                <w:szCs w:val="18"/>
              </w:rPr>
              <w:t>、推广样式</w:t>
            </w:r>
            <w:r w:rsidRPr="007045AF">
              <w:rPr>
                <w:rFonts w:ascii="Microsoft Sans Serif" w:eastAsia="宋体" w:hAnsi="Microsoft Sans Serif" w:cs="Microsoft Sans Serif"/>
                <w:color w:val="000000"/>
                <w:kern w:val="0"/>
                <w:sz w:val="18"/>
                <w:szCs w:val="18"/>
              </w:rPr>
              <w:t xml:space="preserve"> 4</w:t>
            </w:r>
            <w:r w:rsidRPr="007045AF">
              <w:rPr>
                <w:rFonts w:ascii="宋体" w:eastAsia="宋体" w:hAnsi="宋体" w:cs="Microsoft Sans Serif" w:hint="eastAsia"/>
                <w:color w:val="000000"/>
                <w:kern w:val="0"/>
                <w:sz w:val="18"/>
                <w:szCs w:val="18"/>
              </w:rPr>
              <w:t>、应用名称</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网站名称</w:t>
            </w:r>
            <w:r w:rsidRPr="007045AF">
              <w:rPr>
                <w:rFonts w:ascii="Microsoft Sans Serif" w:eastAsia="宋体" w:hAnsi="Microsoft Sans Serif" w:cs="Microsoft Sans Serif"/>
                <w:color w:val="000000"/>
                <w:kern w:val="0"/>
                <w:sz w:val="18"/>
                <w:szCs w:val="18"/>
              </w:rPr>
              <w:t xml:space="preserve"> 5</w:t>
            </w:r>
            <w:r w:rsidRPr="007045AF">
              <w:rPr>
                <w:rFonts w:ascii="宋体" w:eastAsia="宋体" w:hAnsi="宋体" w:cs="Microsoft Sans Serif" w:hint="eastAsia"/>
                <w:color w:val="000000"/>
                <w:kern w:val="0"/>
                <w:sz w:val="18"/>
                <w:szCs w:val="18"/>
              </w:rPr>
              <w:t>、推广文字</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网站简介</w:t>
            </w:r>
            <w:r w:rsidRPr="007045AF">
              <w:rPr>
                <w:rFonts w:ascii="Microsoft Sans Serif" w:eastAsia="宋体" w:hAnsi="Microsoft Sans Serif" w:cs="Microsoft Sans Serif"/>
                <w:color w:val="000000"/>
                <w:kern w:val="0"/>
                <w:sz w:val="18"/>
                <w:szCs w:val="18"/>
              </w:rPr>
              <w:t xml:space="preserve"> 6</w:t>
            </w:r>
            <w:r w:rsidRPr="007045AF">
              <w:rPr>
                <w:rFonts w:ascii="宋体" w:eastAsia="宋体" w:hAnsi="宋体" w:cs="Microsoft Sans Serif" w:hint="eastAsia"/>
                <w:color w:val="000000"/>
                <w:kern w:val="0"/>
                <w:sz w:val="18"/>
                <w:szCs w:val="18"/>
              </w:rPr>
              <w:t>、详细描述</w:t>
            </w:r>
            <w:r w:rsidRPr="007045AF">
              <w:rPr>
                <w:rFonts w:ascii="Microsoft Sans Serif" w:eastAsia="宋体" w:hAnsi="Microsoft Sans Serif" w:cs="Microsoft Sans Serif"/>
                <w:color w:val="000000"/>
                <w:kern w:val="0"/>
                <w:sz w:val="18"/>
                <w:szCs w:val="18"/>
              </w:rPr>
              <w:t xml:space="preserve"> 7</w:t>
            </w:r>
            <w:r w:rsidRPr="007045AF">
              <w:rPr>
                <w:rFonts w:ascii="宋体" w:eastAsia="宋体" w:hAnsi="宋体" w:cs="Microsoft Sans Serif" w:hint="eastAsia"/>
                <w:color w:val="000000"/>
                <w:kern w:val="0"/>
                <w:sz w:val="18"/>
                <w:szCs w:val="18"/>
              </w:rPr>
              <w:t>、开发商</w:t>
            </w:r>
            <w:r w:rsidRPr="007045AF">
              <w:rPr>
                <w:rFonts w:ascii="Microsoft Sans Serif" w:eastAsia="宋体" w:hAnsi="Microsoft Sans Serif" w:cs="Microsoft Sans Serif"/>
                <w:color w:val="000000"/>
                <w:kern w:val="0"/>
                <w:sz w:val="18"/>
                <w:szCs w:val="18"/>
              </w:rPr>
              <w:t xml:space="preserve"> 8</w:t>
            </w:r>
            <w:r w:rsidRPr="007045AF">
              <w:rPr>
                <w:rFonts w:ascii="宋体" w:eastAsia="宋体" w:hAnsi="宋体" w:cs="Microsoft Sans Serif" w:hint="eastAsia"/>
                <w:color w:val="000000"/>
                <w:kern w:val="0"/>
                <w:sz w:val="18"/>
                <w:szCs w:val="18"/>
              </w:rPr>
              <w:t>、</w:t>
            </w:r>
            <w:r w:rsidRPr="007045AF">
              <w:rPr>
                <w:rFonts w:ascii="Microsoft Sans Serif" w:eastAsia="宋体" w:hAnsi="Microsoft Sans Serif" w:cs="Microsoft Sans Serif"/>
                <w:color w:val="000000"/>
                <w:kern w:val="0"/>
                <w:sz w:val="18"/>
                <w:szCs w:val="18"/>
              </w:rPr>
              <w:t>icon</w:t>
            </w:r>
            <w:r w:rsidRPr="007045AF">
              <w:rPr>
                <w:rFonts w:ascii="宋体" w:eastAsia="宋体" w:hAnsi="宋体" w:cs="Microsoft Sans Serif" w:hint="eastAsia"/>
                <w:color w:val="000000"/>
                <w:kern w:val="0"/>
                <w:sz w:val="18"/>
                <w:szCs w:val="18"/>
              </w:rPr>
              <w:t>地址</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网站</w:t>
            </w:r>
            <w:r w:rsidRPr="007045AF">
              <w:rPr>
                <w:rFonts w:ascii="Microsoft Sans Serif" w:eastAsia="宋体" w:hAnsi="Microsoft Sans Serif" w:cs="Microsoft Sans Serif"/>
                <w:color w:val="000000"/>
                <w:kern w:val="0"/>
                <w:sz w:val="18"/>
                <w:szCs w:val="18"/>
              </w:rPr>
              <w:t>logo</w:t>
            </w:r>
            <w:r w:rsidRPr="007045AF">
              <w:rPr>
                <w:rFonts w:ascii="宋体" w:eastAsia="宋体" w:hAnsi="宋体" w:cs="Microsoft Sans Serif" w:hint="eastAsia"/>
                <w:color w:val="000000"/>
                <w:kern w:val="0"/>
                <w:sz w:val="18"/>
                <w:szCs w:val="18"/>
              </w:rPr>
              <w:t>地址</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图片地址</w:t>
            </w:r>
            <w:r w:rsidRPr="007045AF">
              <w:rPr>
                <w:rFonts w:ascii="Microsoft Sans Serif" w:eastAsia="宋体" w:hAnsi="Microsoft Sans Serif" w:cs="Microsoft Sans Serif"/>
                <w:color w:val="000000"/>
                <w:kern w:val="0"/>
                <w:sz w:val="18"/>
                <w:szCs w:val="18"/>
              </w:rPr>
              <w:t xml:space="preserve"> 9 apk</w:t>
            </w:r>
            <w:r w:rsidRPr="007045AF">
              <w:rPr>
                <w:rFonts w:ascii="宋体" w:eastAsia="宋体" w:hAnsi="宋体" w:cs="Microsoft Sans Serif" w:hint="eastAsia"/>
                <w:color w:val="000000"/>
                <w:kern w:val="0"/>
                <w:sz w:val="18"/>
                <w:szCs w:val="18"/>
              </w:rPr>
              <w:t>地址</w:t>
            </w:r>
            <w:r w:rsidRPr="007045AF">
              <w:rPr>
                <w:rFonts w:ascii="Microsoft Sans Serif" w:eastAsia="宋体" w:hAnsi="Microsoft Sans Serif" w:cs="Microsoft Sans Serif"/>
                <w:color w:val="000000"/>
                <w:kern w:val="0"/>
                <w:sz w:val="18"/>
                <w:szCs w:val="18"/>
              </w:rPr>
              <w:t>/appstore</w:t>
            </w:r>
            <w:r w:rsidRPr="007045AF">
              <w:rPr>
                <w:rFonts w:ascii="宋体" w:eastAsia="宋体" w:hAnsi="宋体" w:cs="Microsoft Sans Serif" w:hint="eastAsia"/>
                <w:color w:val="000000"/>
                <w:kern w:val="0"/>
                <w:sz w:val="18"/>
                <w:szCs w:val="18"/>
              </w:rPr>
              <w:t>地址</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网页地址</w:t>
            </w:r>
            <w:r w:rsidRPr="007045AF">
              <w:rPr>
                <w:rFonts w:ascii="Microsoft Sans Serif" w:eastAsia="宋体" w:hAnsi="Microsoft Sans Serif" w:cs="Microsoft Sans Serif"/>
                <w:color w:val="000000"/>
                <w:kern w:val="0"/>
                <w:sz w:val="18"/>
                <w:szCs w:val="18"/>
              </w:rPr>
              <w:t xml:space="preserve"> 10</w:t>
            </w:r>
            <w:r w:rsidRPr="007045AF">
              <w:rPr>
                <w:rFonts w:ascii="宋体" w:eastAsia="宋体" w:hAnsi="宋体" w:cs="Microsoft Sans Serif" w:hint="eastAsia"/>
                <w:color w:val="000000"/>
                <w:kern w:val="0"/>
                <w:sz w:val="18"/>
                <w:szCs w:val="18"/>
              </w:rPr>
              <w:t>、跳转方式</w:t>
            </w:r>
            <w:r w:rsidRPr="007045AF">
              <w:rPr>
                <w:rFonts w:ascii="Microsoft Sans Serif" w:eastAsia="宋体" w:hAnsi="Microsoft Sans Serif" w:cs="Microsoft Sans Serif"/>
                <w:color w:val="000000"/>
                <w:kern w:val="0"/>
                <w:sz w:val="18"/>
                <w:szCs w:val="18"/>
              </w:rPr>
              <w:t xml:space="preserve"> 11</w:t>
            </w:r>
            <w:r w:rsidRPr="007045AF">
              <w:rPr>
                <w:rFonts w:ascii="宋体" w:eastAsia="宋体" w:hAnsi="宋体" w:cs="Microsoft Sans Serif" w:hint="eastAsia"/>
                <w:color w:val="000000"/>
                <w:kern w:val="0"/>
                <w:sz w:val="18"/>
                <w:szCs w:val="18"/>
              </w:rPr>
              <w:t>、优先级</w:t>
            </w:r>
            <w:r w:rsidRPr="007045AF">
              <w:rPr>
                <w:rFonts w:ascii="Microsoft Sans Serif" w:eastAsia="宋体" w:hAnsi="Microsoft Sans Serif" w:cs="Microsoft Sans Serif"/>
                <w:color w:val="000000"/>
                <w:kern w:val="0"/>
                <w:sz w:val="18"/>
                <w:szCs w:val="18"/>
              </w:rPr>
              <w:t xml:space="preserve"> 12</w:t>
            </w:r>
            <w:r w:rsidRPr="007045AF">
              <w:rPr>
                <w:rFonts w:ascii="宋体" w:eastAsia="宋体" w:hAnsi="宋体" w:cs="Microsoft Sans Serif" w:hint="eastAsia"/>
                <w:color w:val="000000"/>
                <w:kern w:val="0"/>
                <w:sz w:val="18"/>
                <w:szCs w:val="18"/>
              </w:rPr>
              <w:t>、是否参接入</w:t>
            </w:r>
            <w:r w:rsidRPr="007045AF">
              <w:rPr>
                <w:rFonts w:ascii="Microsoft Sans Serif" w:eastAsia="宋体" w:hAnsi="Microsoft Sans Serif" w:cs="Microsoft Sans Serif"/>
                <w:color w:val="000000"/>
                <w:kern w:val="0"/>
                <w:sz w:val="18"/>
                <w:szCs w:val="18"/>
              </w:rPr>
              <w:t xml:space="preserve"> 13</w:t>
            </w:r>
            <w:r w:rsidRPr="007045AF">
              <w:rPr>
                <w:rFonts w:ascii="宋体" w:eastAsia="宋体" w:hAnsi="宋体" w:cs="Microsoft Sans Serif" w:hint="eastAsia"/>
                <w:color w:val="000000"/>
                <w:kern w:val="0"/>
                <w:sz w:val="18"/>
                <w:szCs w:val="18"/>
              </w:rPr>
              <w:t>、启用</w:t>
            </w:r>
            <w:r w:rsidRPr="007045AF">
              <w:rPr>
                <w:rFonts w:ascii="Microsoft Sans Serif" w:eastAsia="宋体" w:hAnsi="Microsoft Sans Serif" w:cs="Microsoft Sans Serif"/>
                <w:color w:val="000000"/>
                <w:kern w:val="0"/>
                <w:sz w:val="18"/>
                <w:szCs w:val="18"/>
              </w:rPr>
              <w:t>/</w:t>
            </w:r>
            <w:r w:rsidRPr="007045AF">
              <w:rPr>
                <w:rFonts w:ascii="宋体" w:eastAsia="宋体" w:hAnsi="宋体" w:cs="Microsoft Sans Serif" w:hint="eastAsia"/>
                <w:color w:val="000000"/>
                <w:kern w:val="0"/>
                <w:sz w:val="18"/>
                <w:szCs w:val="18"/>
              </w:rPr>
              <w:t>暂停</w:t>
            </w:r>
            <w:r w:rsidRPr="007045AF">
              <w:rPr>
                <w:rFonts w:ascii="Microsoft Sans Serif" w:eastAsia="宋体" w:hAnsi="Microsoft Sans Serif" w:cs="Microsoft Sans Serif"/>
                <w:color w:val="000000"/>
                <w:kern w:val="0"/>
                <w:sz w:val="18"/>
                <w:szCs w:val="18"/>
              </w:rPr>
              <w:t xml:space="preserve"> 14</w:t>
            </w:r>
            <w:r w:rsidRPr="007045AF">
              <w:rPr>
                <w:rFonts w:ascii="宋体" w:eastAsia="宋体" w:hAnsi="宋体" w:cs="Microsoft Sans Serif" w:hint="eastAsia"/>
                <w:color w:val="000000"/>
                <w:kern w:val="0"/>
                <w:sz w:val="18"/>
                <w:szCs w:val="18"/>
              </w:rPr>
              <w:t>、广告价格</w:t>
            </w:r>
            <w:r w:rsidRPr="007045AF">
              <w:rPr>
                <w:rFonts w:ascii="Microsoft Sans Serif" w:eastAsia="宋体" w:hAnsi="Microsoft Sans Serif" w:cs="Microsoft Sans Serif"/>
                <w:color w:val="000000"/>
                <w:kern w:val="0"/>
                <w:sz w:val="18"/>
                <w:szCs w:val="18"/>
              </w:rPr>
              <w:t xml:space="preserve"> 15</w:t>
            </w:r>
            <w:r w:rsidRPr="007045AF">
              <w:rPr>
                <w:rFonts w:ascii="宋体" w:eastAsia="宋体" w:hAnsi="宋体" w:cs="Microsoft Sans Serif" w:hint="eastAsia"/>
                <w:color w:val="000000"/>
                <w:kern w:val="0"/>
                <w:sz w:val="18"/>
                <w:szCs w:val="18"/>
              </w:rPr>
              <w:t>、付费方式</w:t>
            </w:r>
            <w:r w:rsidRPr="007045AF">
              <w:rPr>
                <w:rFonts w:ascii="Microsoft Sans Serif" w:eastAsia="宋体" w:hAnsi="Microsoft Sans Serif" w:cs="Microsoft Sans Serif"/>
                <w:color w:val="000000"/>
                <w:kern w:val="0"/>
                <w:sz w:val="18"/>
                <w:szCs w:val="18"/>
              </w:rPr>
              <w:t xml:space="preserve"> 16</w:t>
            </w:r>
            <w:r w:rsidRPr="007045AF">
              <w:rPr>
                <w:rFonts w:ascii="宋体" w:eastAsia="宋体" w:hAnsi="宋体" w:cs="Microsoft Sans Serif" w:hint="eastAsia"/>
                <w:color w:val="000000"/>
                <w:kern w:val="0"/>
                <w:sz w:val="18"/>
                <w:szCs w:val="18"/>
              </w:rPr>
              <w:t>、投放网络</w:t>
            </w:r>
            <w:r w:rsidRPr="007045AF">
              <w:rPr>
                <w:rFonts w:ascii="Microsoft Sans Serif" w:eastAsia="宋体" w:hAnsi="Microsoft Sans Serif" w:cs="Microsoft Sans Serif"/>
                <w:color w:val="000000"/>
                <w:kern w:val="0"/>
                <w:sz w:val="18"/>
                <w:szCs w:val="18"/>
              </w:rPr>
              <w:t xml:space="preserve"> 17 </w:t>
            </w:r>
            <w:r w:rsidRPr="007045AF">
              <w:rPr>
                <w:rFonts w:ascii="宋体" w:eastAsia="宋体" w:hAnsi="宋体" w:cs="Microsoft Sans Serif" w:hint="eastAsia"/>
                <w:color w:val="000000"/>
                <w:kern w:val="0"/>
                <w:sz w:val="18"/>
                <w:szCs w:val="18"/>
              </w:rPr>
              <w:t>投放时段</w:t>
            </w:r>
            <w:r w:rsidRPr="007045AF">
              <w:rPr>
                <w:rFonts w:ascii="Microsoft Sans Serif" w:eastAsia="宋体" w:hAnsi="Microsoft Sans Serif" w:cs="Microsoft Sans Serif"/>
                <w:color w:val="000000"/>
                <w:kern w:val="0"/>
                <w:sz w:val="18"/>
                <w:szCs w:val="18"/>
              </w:rPr>
              <w:t xml:space="preserve"> 18</w:t>
            </w:r>
            <w:r w:rsidRPr="007045AF">
              <w:rPr>
                <w:rFonts w:ascii="宋体" w:eastAsia="宋体" w:hAnsi="宋体" w:cs="Microsoft Sans Serif" w:hint="eastAsia"/>
                <w:color w:val="000000"/>
                <w:kern w:val="0"/>
                <w:sz w:val="18"/>
                <w:szCs w:val="18"/>
              </w:rPr>
              <w:t>、投放时间</w:t>
            </w:r>
            <w:r w:rsidRPr="007045AF">
              <w:rPr>
                <w:rFonts w:ascii="Microsoft Sans Serif" w:eastAsia="宋体" w:hAnsi="Microsoft Sans Serif" w:cs="Microsoft Sans Serif"/>
                <w:color w:val="000000"/>
                <w:kern w:val="0"/>
                <w:sz w:val="18"/>
                <w:szCs w:val="18"/>
              </w:rPr>
              <w:t xml:space="preserve"> 19</w:t>
            </w:r>
            <w:r w:rsidRPr="007045AF">
              <w:rPr>
                <w:rFonts w:ascii="宋体" w:eastAsia="宋体" w:hAnsi="宋体" w:cs="Microsoft Sans Serif" w:hint="eastAsia"/>
                <w:color w:val="000000"/>
                <w:kern w:val="0"/>
                <w:sz w:val="18"/>
                <w:szCs w:val="18"/>
              </w:rPr>
              <w:t>、预算</w:t>
            </w:r>
            <w:r w:rsidRPr="007045AF">
              <w:rPr>
                <w:rFonts w:ascii="Microsoft Sans Serif" w:eastAsia="宋体" w:hAnsi="Microsoft Sans Serif" w:cs="Microsoft Sans Serif"/>
                <w:color w:val="000000"/>
                <w:kern w:val="0"/>
                <w:sz w:val="18"/>
                <w:szCs w:val="18"/>
              </w:rPr>
              <w:t xml:space="preserve"> 20</w:t>
            </w:r>
            <w:r w:rsidRPr="007045AF">
              <w:rPr>
                <w:rFonts w:ascii="宋体" w:eastAsia="宋体" w:hAnsi="宋体" w:cs="Microsoft Sans Serif" w:hint="eastAsia"/>
                <w:color w:val="000000"/>
                <w:kern w:val="0"/>
                <w:sz w:val="18"/>
                <w:szCs w:val="18"/>
              </w:rPr>
              <w:t>、入口类型</w:t>
            </w:r>
            <w:r w:rsidRPr="007045AF">
              <w:rPr>
                <w:rFonts w:ascii="Microsoft Sans Serif" w:eastAsia="宋体" w:hAnsi="Microsoft Sans Serif" w:cs="Microsoft Sans Serif"/>
                <w:color w:val="000000"/>
                <w:kern w:val="0"/>
                <w:sz w:val="18"/>
                <w:szCs w:val="18"/>
              </w:rPr>
              <w:t xml:space="preserve"> 21</w:t>
            </w:r>
            <w:r w:rsidRPr="007045AF">
              <w:rPr>
                <w:rFonts w:ascii="宋体" w:eastAsia="宋体" w:hAnsi="宋体" w:cs="Microsoft Sans Serif" w:hint="eastAsia"/>
                <w:color w:val="000000"/>
                <w:kern w:val="0"/>
                <w:sz w:val="18"/>
                <w:szCs w:val="18"/>
              </w:rPr>
              <w:t>、入口尺寸</w:t>
            </w:r>
            <w:r w:rsidRPr="007045AF">
              <w:rPr>
                <w:rFonts w:ascii="Microsoft Sans Serif" w:eastAsia="宋体" w:hAnsi="Microsoft Sans Serif" w:cs="Microsoft Sans Serif"/>
                <w:color w:val="000000"/>
                <w:kern w:val="0"/>
                <w:sz w:val="18"/>
                <w:szCs w:val="18"/>
              </w:rPr>
              <w:t xml:space="preserve"> 22</w:t>
            </w:r>
            <w:r w:rsidRPr="007045AF">
              <w:rPr>
                <w:rFonts w:ascii="宋体" w:eastAsia="宋体" w:hAnsi="宋体" w:cs="Microsoft Sans Serif" w:hint="eastAsia"/>
                <w:color w:val="000000"/>
                <w:kern w:val="0"/>
                <w:sz w:val="18"/>
                <w:szCs w:val="18"/>
              </w:rPr>
              <w:t>、内容尺寸</w:t>
            </w:r>
            <w:r w:rsidRPr="007045AF">
              <w:rPr>
                <w:rFonts w:ascii="Microsoft Sans Serif" w:eastAsia="宋体" w:hAnsi="Microsoft Sans Serif" w:cs="Microsoft Sans Serif"/>
                <w:color w:val="000000"/>
                <w:kern w:val="0"/>
                <w:sz w:val="18"/>
                <w:szCs w:val="18"/>
              </w:rPr>
              <w:t xml:space="preserve"> 23</w:t>
            </w:r>
            <w:r w:rsidRPr="007045AF">
              <w:rPr>
                <w:rFonts w:ascii="宋体" w:eastAsia="宋体" w:hAnsi="宋体" w:cs="Microsoft Sans Serif" w:hint="eastAsia"/>
                <w:color w:val="000000"/>
                <w:kern w:val="0"/>
                <w:sz w:val="18"/>
                <w:szCs w:val="18"/>
              </w:rPr>
              <w:t>、渠道</w:t>
            </w:r>
            <w:r w:rsidRPr="007045AF">
              <w:rPr>
                <w:rFonts w:ascii="Microsoft Sans Serif" w:eastAsia="宋体" w:hAnsi="Microsoft Sans Serif" w:cs="Microsoft Sans Serif"/>
                <w:color w:val="000000"/>
                <w:kern w:val="0"/>
                <w:sz w:val="18"/>
                <w:szCs w:val="18"/>
              </w:rPr>
              <w:t xml:space="preserve"> 24</w:t>
            </w:r>
            <w:r w:rsidRPr="007045AF">
              <w:rPr>
                <w:rFonts w:ascii="宋体" w:eastAsia="宋体" w:hAnsi="宋体" w:cs="Microsoft Sans Serif" w:hint="eastAsia"/>
                <w:color w:val="000000"/>
                <w:kern w:val="0"/>
                <w:sz w:val="18"/>
                <w:szCs w:val="18"/>
              </w:rPr>
              <w:t>、出现概率</w:t>
            </w:r>
            <w:r w:rsidRPr="007045AF">
              <w:rPr>
                <w:rFonts w:ascii="Microsoft Sans Serif" w:eastAsia="宋体" w:hAnsi="Microsoft Sans Serif" w:cs="Microsoft Sans Serif"/>
                <w:color w:val="000000"/>
                <w:kern w:val="0"/>
                <w:sz w:val="18"/>
                <w:szCs w:val="18"/>
              </w:rPr>
              <w:t xml:space="preserve"> 25</w:t>
            </w:r>
            <w:r w:rsidRPr="007045AF">
              <w:rPr>
                <w:rFonts w:ascii="宋体" w:eastAsia="宋体" w:hAnsi="宋体" w:cs="Microsoft Sans Serif" w:hint="eastAsia"/>
                <w:color w:val="000000"/>
                <w:kern w:val="0"/>
                <w:sz w:val="18"/>
                <w:szCs w:val="18"/>
              </w:rPr>
              <w:t>、广告类型</w:t>
            </w:r>
            <w:r w:rsidRPr="007045AF">
              <w:rPr>
                <w:rFonts w:ascii="Microsoft Sans Serif" w:eastAsia="宋体" w:hAnsi="Microsoft Sans Serif" w:cs="Microsoft Sans Serif"/>
                <w:color w:val="000000"/>
                <w:kern w:val="0"/>
                <w:sz w:val="18"/>
                <w:szCs w:val="18"/>
              </w:rPr>
              <w:t xml:space="preserve"> 26</w:t>
            </w:r>
            <w:r w:rsidRPr="007045AF">
              <w:rPr>
                <w:rFonts w:ascii="宋体" w:eastAsia="宋体" w:hAnsi="宋体" w:cs="Microsoft Sans Serif" w:hint="eastAsia"/>
                <w:color w:val="000000"/>
                <w:kern w:val="0"/>
                <w:sz w:val="18"/>
                <w:szCs w:val="18"/>
              </w:rPr>
              <w:t>、名称</w:t>
            </w:r>
            <w:r w:rsidRPr="007045AF">
              <w:rPr>
                <w:rFonts w:ascii="Microsoft Sans Serif" w:eastAsia="宋体" w:hAnsi="Microsoft Sans Serif" w:cs="Microsoft Sans Serif"/>
                <w:color w:val="000000"/>
                <w:kern w:val="0"/>
                <w:sz w:val="18"/>
                <w:szCs w:val="18"/>
              </w:rPr>
              <w:t xml:space="preserve"> 26</w:t>
            </w:r>
            <w:r w:rsidRPr="007045AF">
              <w:rPr>
                <w:rFonts w:ascii="宋体" w:eastAsia="宋体" w:hAnsi="宋体" w:cs="Microsoft Sans Serif" w:hint="eastAsia"/>
                <w:color w:val="000000"/>
                <w:kern w:val="0"/>
                <w:sz w:val="18"/>
                <w:szCs w:val="18"/>
              </w:rPr>
              <w:t>、所属应用</w:t>
            </w:r>
            <w:r w:rsidRPr="007045AF">
              <w:rPr>
                <w:rFonts w:ascii="Microsoft Sans Serif" w:eastAsia="宋体" w:hAnsi="Microsoft Sans Serif" w:cs="Microsoft Sans Serif"/>
                <w:color w:val="000000"/>
                <w:kern w:val="0"/>
                <w:sz w:val="18"/>
                <w:szCs w:val="18"/>
              </w:rPr>
              <w:t xml:space="preserve"> 27</w:t>
            </w:r>
            <w:r w:rsidRPr="007045AF">
              <w:rPr>
                <w:rFonts w:ascii="宋体" w:eastAsia="宋体" w:hAnsi="宋体" w:cs="Microsoft Sans Serif" w:hint="eastAsia"/>
                <w:color w:val="000000"/>
                <w:kern w:val="0"/>
                <w:sz w:val="18"/>
                <w:szCs w:val="18"/>
              </w:rPr>
              <w:t>、所属订单</w:t>
            </w:r>
            <w:r w:rsidRPr="007045AF">
              <w:rPr>
                <w:rFonts w:ascii="Microsoft Sans Serif" w:eastAsia="宋体" w:hAnsi="Microsoft Sans Serif" w:cs="Microsoft Sans Serif"/>
                <w:color w:val="000000"/>
                <w:kern w:val="0"/>
                <w:sz w:val="18"/>
                <w:szCs w:val="18"/>
              </w:rPr>
              <w:t xml:space="preserve">  28</w:t>
            </w:r>
            <w:r w:rsidRPr="007045AF">
              <w:rPr>
                <w:rFonts w:ascii="宋体" w:eastAsia="宋体" w:hAnsi="宋体" w:cs="Microsoft Sans Serif" w:hint="eastAsia"/>
                <w:color w:val="000000"/>
                <w:kern w:val="0"/>
                <w:sz w:val="18"/>
                <w:szCs w:val="18"/>
              </w:rPr>
              <w:t>、关键词</w:t>
            </w:r>
            <w:r w:rsidRPr="007045AF">
              <w:rPr>
                <w:rFonts w:ascii="Microsoft Sans Serif" w:eastAsia="宋体" w:hAnsi="Microsoft Sans Serif" w:cs="Microsoft Sans Serif"/>
                <w:color w:val="000000"/>
                <w:kern w:val="0"/>
                <w:sz w:val="18"/>
                <w:szCs w:val="18"/>
              </w:rPr>
              <w:t xml:space="preserve"> 29</w:t>
            </w:r>
            <w:r w:rsidRPr="007045AF">
              <w:rPr>
                <w:rFonts w:ascii="宋体" w:eastAsia="宋体" w:hAnsi="宋体" w:cs="Microsoft Sans Serif" w:hint="eastAsia"/>
                <w:color w:val="000000"/>
                <w:kern w:val="0"/>
                <w:sz w:val="18"/>
                <w:szCs w:val="18"/>
              </w:rPr>
              <w:t>、适用设备</w:t>
            </w:r>
            <w:r w:rsidRPr="007045AF">
              <w:rPr>
                <w:rFonts w:ascii="Microsoft Sans Serif" w:eastAsia="宋体" w:hAnsi="Microsoft Sans Serif" w:cs="Microsoft Sans Serif"/>
                <w:color w:val="000000"/>
                <w:kern w:val="0"/>
                <w:sz w:val="18"/>
                <w:szCs w:val="18"/>
              </w:rPr>
              <w:t>30</w:t>
            </w:r>
            <w:r w:rsidRPr="007045AF">
              <w:rPr>
                <w:rFonts w:ascii="宋体" w:eastAsia="宋体" w:hAnsi="宋体" w:cs="Microsoft Sans Serif" w:hint="eastAsia"/>
                <w:color w:val="000000"/>
                <w:kern w:val="0"/>
                <w:sz w:val="18"/>
                <w:szCs w:val="18"/>
              </w:rPr>
              <w:t>、打开方式</w:t>
            </w:r>
            <w:r w:rsidRPr="007045AF">
              <w:rPr>
                <w:rFonts w:ascii="Microsoft Sans Serif" w:eastAsia="宋体" w:hAnsi="Microsoft Sans Serif" w:cs="Microsoft Sans Serif"/>
                <w:color w:val="000000"/>
                <w:kern w:val="0"/>
                <w:sz w:val="18"/>
                <w:szCs w:val="18"/>
              </w:rPr>
              <w:t xml:space="preserve"> 31</w:t>
            </w:r>
            <w:r w:rsidRPr="007045AF">
              <w:rPr>
                <w:rFonts w:ascii="宋体" w:eastAsia="宋体" w:hAnsi="宋体" w:cs="Microsoft Sans Serif" w:hint="eastAsia"/>
                <w:color w:val="000000"/>
                <w:kern w:val="0"/>
                <w:sz w:val="18"/>
                <w:szCs w:val="18"/>
              </w:rPr>
              <w:t>、地域</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51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opttype</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1</w:t>
            </w:r>
            <w:r w:rsidRPr="007045AF">
              <w:rPr>
                <w:rFonts w:ascii="宋体" w:eastAsia="宋体" w:hAnsi="宋体" w:cs="Microsoft Sans Serif" w:hint="eastAsia"/>
                <w:color w:val="000000"/>
                <w:kern w:val="0"/>
                <w:sz w:val="18"/>
                <w:szCs w:val="18"/>
              </w:rPr>
              <w:t>：新增</w:t>
            </w:r>
            <w:r w:rsidRPr="007045AF">
              <w:rPr>
                <w:rFonts w:ascii="Microsoft Sans Serif" w:eastAsia="宋体" w:hAnsi="Microsoft Sans Serif" w:cs="Microsoft Sans Serif"/>
                <w:color w:val="000000"/>
                <w:kern w:val="0"/>
                <w:sz w:val="18"/>
                <w:szCs w:val="18"/>
              </w:rPr>
              <w:t xml:space="preserve"> 2</w:t>
            </w:r>
            <w:r w:rsidRPr="007045AF">
              <w:rPr>
                <w:rFonts w:ascii="宋体" w:eastAsia="宋体" w:hAnsi="宋体" w:cs="Microsoft Sans Serif" w:hint="eastAsia"/>
                <w:color w:val="000000"/>
                <w:kern w:val="0"/>
                <w:sz w:val="18"/>
                <w:szCs w:val="18"/>
              </w:rPr>
              <w:t>：删除</w:t>
            </w:r>
            <w:r w:rsidRPr="007045AF">
              <w:rPr>
                <w:rFonts w:ascii="Microsoft Sans Serif" w:eastAsia="宋体" w:hAnsi="Microsoft Sans Serif" w:cs="Microsoft Sans Serif"/>
                <w:color w:val="000000"/>
                <w:kern w:val="0"/>
                <w:sz w:val="18"/>
                <w:szCs w:val="18"/>
              </w:rPr>
              <w:t xml:space="preserve"> 3</w:t>
            </w:r>
            <w:r w:rsidRPr="007045AF">
              <w:rPr>
                <w:rFonts w:ascii="宋体" w:eastAsia="宋体" w:hAnsi="宋体" w:cs="Microsoft Sans Serif" w:hint="eastAsia"/>
                <w:color w:val="000000"/>
                <w:kern w:val="0"/>
                <w:sz w:val="18"/>
                <w:szCs w:val="18"/>
              </w:rPr>
              <w:t>：修改</w:t>
            </w:r>
            <w:r w:rsidRPr="007045AF">
              <w:rPr>
                <w:rFonts w:ascii="Microsoft Sans Serif" w:eastAsia="宋体" w:hAnsi="Microsoft Sans Serif" w:cs="Microsoft Sans Serif"/>
                <w:color w:val="000000"/>
                <w:kern w:val="0"/>
                <w:sz w:val="18"/>
                <w:szCs w:val="18"/>
              </w:rPr>
              <w:t xml:space="preserve"> 4</w:t>
            </w:r>
            <w:r w:rsidRPr="007045AF">
              <w:rPr>
                <w:rFonts w:ascii="宋体" w:eastAsia="宋体" w:hAnsi="宋体" w:cs="Microsoft Sans Serif" w:hint="eastAsia"/>
                <w:color w:val="000000"/>
                <w:kern w:val="0"/>
                <w:sz w:val="18"/>
                <w:szCs w:val="18"/>
              </w:rPr>
              <w:t>：暂停</w:t>
            </w:r>
            <w:r w:rsidRPr="007045AF">
              <w:rPr>
                <w:rFonts w:ascii="Microsoft Sans Serif" w:eastAsia="宋体" w:hAnsi="Microsoft Sans Serif" w:cs="Microsoft Sans Serif"/>
                <w:color w:val="000000"/>
                <w:kern w:val="0"/>
                <w:sz w:val="18"/>
                <w:szCs w:val="18"/>
              </w:rPr>
              <w:t xml:space="preserve"> 5</w:t>
            </w:r>
            <w:r w:rsidRPr="007045AF">
              <w:rPr>
                <w:rFonts w:ascii="宋体" w:eastAsia="宋体" w:hAnsi="宋体" w:cs="Microsoft Sans Serif" w:hint="eastAsia"/>
                <w:color w:val="000000"/>
                <w:kern w:val="0"/>
                <w:sz w:val="18"/>
                <w:szCs w:val="18"/>
              </w:rPr>
              <w:t>：启用</w:t>
            </w:r>
            <w:r w:rsidRPr="007045AF">
              <w:rPr>
                <w:rFonts w:ascii="Microsoft Sans Serif" w:eastAsia="宋体" w:hAnsi="Microsoft Sans Serif" w:cs="Microsoft Sans Serif"/>
                <w:color w:val="000000"/>
                <w:kern w:val="0"/>
                <w:sz w:val="18"/>
                <w:szCs w:val="18"/>
              </w:rPr>
              <w:t xml:space="preserve"> </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51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lastRenderedPageBreak/>
              <w:t>optlevel</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1</w:t>
            </w:r>
            <w:r w:rsidRPr="007045AF">
              <w:rPr>
                <w:rFonts w:ascii="宋体" w:eastAsia="宋体" w:hAnsi="宋体" w:cs="Microsoft Sans Serif" w:hint="eastAsia"/>
                <w:color w:val="000000"/>
                <w:kern w:val="0"/>
                <w:sz w:val="18"/>
                <w:szCs w:val="18"/>
              </w:rPr>
              <w:t>：广告位</w:t>
            </w:r>
            <w:r w:rsidRPr="007045AF">
              <w:rPr>
                <w:rFonts w:ascii="Microsoft Sans Serif" w:eastAsia="宋体" w:hAnsi="Microsoft Sans Serif" w:cs="Microsoft Sans Serif"/>
                <w:color w:val="000000"/>
                <w:kern w:val="0"/>
                <w:sz w:val="18"/>
                <w:szCs w:val="18"/>
              </w:rPr>
              <w:t xml:space="preserve"> 2</w:t>
            </w:r>
            <w:r w:rsidRPr="007045AF">
              <w:rPr>
                <w:rFonts w:ascii="宋体" w:eastAsia="宋体" w:hAnsi="宋体" w:cs="Microsoft Sans Serif" w:hint="eastAsia"/>
                <w:color w:val="000000"/>
                <w:kern w:val="0"/>
                <w:sz w:val="18"/>
                <w:szCs w:val="18"/>
              </w:rPr>
              <w:t>：广告</w:t>
            </w:r>
            <w:r w:rsidRPr="007045AF">
              <w:rPr>
                <w:rFonts w:ascii="Microsoft Sans Serif" w:eastAsia="宋体" w:hAnsi="Microsoft Sans Serif" w:cs="Microsoft Sans Serif"/>
                <w:color w:val="000000"/>
                <w:kern w:val="0"/>
                <w:sz w:val="18"/>
                <w:szCs w:val="18"/>
              </w:rPr>
              <w:t xml:space="preserve"> 3</w:t>
            </w:r>
            <w:r w:rsidRPr="007045AF">
              <w:rPr>
                <w:rFonts w:ascii="宋体" w:eastAsia="宋体" w:hAnsi="宋体" w:cs="Microsoft Sans Serif" w:hint="eastAsia"/>
                <w:color w:val="000000"/>
                <w:kern w:val="0"/>
                <w:sz w:val="18"/>
                <w:szCs w:val="18"/>
              </w:rPr>
              <w:t>、应用</w:t>
            </w:r>
            <w:r w:rsidRPr="007045AF">
              <w:rPr>
                <w:rFonts w:ascii="Microsoft Sans Serif" w:eastAsia="宋体" w:hAnsi="Microsoft Sans Serif" w:cs="Microsoft Sans Serif"/>
                <w:color w:val="000000"/>
                <w:kern w:val="0"/>
                <w:sz w:val="18"/>
                <w:szCs w:val="18"/>
              </w:rPr>
              <w:t xml:space="preserve"> 4</w:t>
            </w:r>
            <w:r w:rsidRPr="007045AF">
              <w:rPr>
                <w:rFonts w:ascii="宋体" w:eastAsia="宋体" w:hAnsi="宋体" w:cs="Microsoft Sans Serif" w:hint="eastAsia"/>
                <w:color w:val="000000"/>
                <w:kern w:val="0"/>
                <w:sz w:val="18"/>
                <w:szCs w:val="18"/>
              </w:rPr>
              <w:t>、订单</w:t>
            </w:r>
            <w:r w:rsidRPr="007045AF">
              <w:rPr>
                <w:rFonts w:ascii="Microsoft Sans Serif" w:eastAsia="宋体" w:hAnsi="Microsoft Sans Serif" w:cs="Microsoft Sans Serif"/>
                <w:color w:val="000000"/>
                <w:kern w:val="0"/>
                <w:sz w:val="18"/>
                <w:szCs w:val="18"/>
              </w:rPr>
              <w:t xml:space="preserve"> 5</w:t>
            </w:r>
            <w:r w:rsidRPr="007045AF">
              <w:rPr>
                <w:rFonts w:ascii="宋体" w:eastAsia="宋体" w:hAnsi="宋体" w:cs="Microsoft Sans Serif" w:hint="eastAsia"/>
                <w:color w:val="000000"/>
                <w:kern w:val="0"/>
                <w:sz w:val="18"/>
                <w:szCs w:val="18"/>
              </w:rPr>
              <w:t>、账户</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oldvalue</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操作前内容</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r w:rsidR="007045AF" w:rsidRPr="007045AF" w:rsidTr="00CE424A">
        <w:trPr>
          <w:trHeight w:val="270"/>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7045AF" w:rsidRPr="007045AF" w:rsidRDefault="007045AF" w:rsidP="007045AF">
            <w:pPr>
              <w:widowControl/>
              <w:jc w:val="left"/>
              <w:rPr>
                <w:rFonts w:ascii="Microsoft Sans Serif" w:eastAsia="宋体" w:hAnsi="Microsoft Sans Serif" w:cs="Microsoft Sans Serif"/>
                <w:color w:val="000000"/>
                <w:kern w:val="0"/>
                <w:sz w:val="18"/>
                <w:szCs w:val="18"/>
              </w:rPr>
            </w:pPr>
            <w:r w:rsidRPr="007045AF">
              <w:rPr>
                <w:rFonts w:ascii="Microsoft Sans Serif" w:eastAsia="宋体" w:hAnsi="Microsoft Sans Serif" w:cs="Microsoft Sans Serif"/>
                <w:color w:val="000000"/>
                <w:kern w:val="0"/>
                <w:sz w:val="18"/>
                <w:szCs w:val="18"/>
              </w:rPr>
              <w:t>newvalue</w:t>
            </w:r>
          </w:p>
        </w:tc>
        <w:tc>
          <w:tcPr>
            <w:tcW w:w="4186" w:type="dxa"/>
            <w:tcBorders>
              <w:top w:val="nil"/>
              <w:left w:val="nil"/>
              <w:bottom w:val="single" w:sz="4" w:space="0" w:color="auto"/>
              <w:right w:val="single" w:sz="4" w:space="0" w:color="auto"/>
            </w:tcBorders>
            <w:shd w:val="clear" w:color="auto" w:fill="auto"/>
            <w:vAlign w:val="bottom"/>
            <w:hideMark/>
          </w:tcPr>
          <w:p w:rsidR="007045AF" w:rsidRPr="007045AF" w:rsidRDefault="007045AF" w:rsidP="007045AF">
            <w:pPr>
              <w:widowControl/>
              <w:jc w:val="left"/>
              <w:rPr>
                <w:rFonts w:ascii="宋体" w:eastAsia="宋体" w:hAnsi="宋体" w:cs="宋体"/>
                <w:color w:val="000000"/>
                <w:kern w:val="0"/>
                <w:sz w:val="18"/>
                <w:szCs w:val="18"/>
              </w:rPr>
            </w:pPr>
            <w:r w:rsidRPr="007045AF">
              <w:rPr>
                <w:rFonts w:ascii="宋体" w:eastAsia="宋体" w:hAnsi="宋体" w:cs="宋体" w:hint="eastAsia"/>
                <w:color w:val="000000"/>
                <w:kern w:val="0"/>
                <w:sz w:val="18"/>
                <w:szCs w:val="18"/>
              </w:rPr>
              <w:t>操作后内容</w:t>
            </w:r>
          </w:p>
        </w:tc>
        <w:tc>
          <w:tcPr>
            <w:tcW w:w="1985" w:type="dxa"/>
            <w:tcBorders>
              <w:top w:val="nil"/>
              <w:left w:val="nil"/>
              <w:bottom w:val="single" w:sz="4" w:space="0" w:color="auto"/>
              <w:right w:val="single" w:sz="4" w:space="0" w:color="auto"/>
            </w:tcBorders>
            <w:shd w:val="clear" w:color="auto" w:fill="auto"/>
            <w:noWrap/>
            <w:vAlign w:val="center"/>
            <w:hideMark/>
          </w:tcPr>
          <w:p w:rsidR="007045AF" w:rsidRPr="007045AF" w:rsidRDefault="007045AF" w:rsidP="007045AF">
            <w:pPr>
              <w:widowControl/>
              <w:jc w:val="left"/>
              <w:rPr>
                <w:rFonts w:ascii="宋体" w:eastAsia="宋体" w:hAnsi="宋体" w:cs="宋体"/>
                <w:color w:val="000000"/>
                <w:kern w:val="0"/>
                <w:sz w:val="22"/>
              </w:rPr>
            </w:pPr>
            <w:r w:rsidRPr="007045AF">
              <w:rPr>
                <w:rFonts w:ascii="宋体" w:eastAsia="宋体" w:hAnsi="宋体" w:cs="宋体" w:hint="eastAsia"/>
                <w:color w:val="000000"/>
                <w:kern w:val="0"/>
                <w:sz w:val="22"/>
              </w:rPr>
              <w:t xml:space="preserve">　</w:t>
            </w:r>
          </w:p>
        </w:tc>
      </w:tr>
    </w:tbl>
    <w:p w:rsidR="009E1844" w:rsidRDefault="009E1844" w:rsidP="008F7E15">
      <w:pPr>
        <w:pStyle w:val="BodyText"/>
        <w:spacing w:line="240" w:lineRule="auto"/>
        <w:ind w:left="284" w:firstLineChars="0" w:firstLine="0"/>
      </w:pPr>
    </w:p>
    <w:p w:rsidR="003D68F0" w:rsidRDefault="008E4564" w:rsidP="008F7E15">
      <w:pPr>
        <w:pStyle w:val="BodyText"/>
        <w:spacing w:line="240" w:lineRule="auto"/>
        <w:ind w:left="284" w:firstLineChars="0" w:firstLine="0"/>
      </w:pPr>
      <w:r>
        <w:rPr>
          <w:rFonts w:hint="eastAsia"/>
        </w:rPr>
        <w:t>配置项汇总表</w:t>
      </w:r>
      <w:r w:rsidR="003D68F0">
        <w:rPr>
          <w:rFonts w:hint="eastAsia"/>
        </w:rPr>
        <w:t>:</w:t>
      </w:r>
    </w:p>
    <w:tbl>
      <w:tblPr>
        <w:tblW w:w="7809" w:type="dxa"/>
        <w:tblInd w:w="96" w:type="dxa"/>
        <w:tblLook w:val="04A0"/>
      </w:tblPr>
      <w:tblGrid>
        <w:gridCol w:w="1080"/>
        <w:gridCol w:w="5169"/>
        <w:gridCol w:w="1560"/>
      </w:tblGrid>
      <w:tr w:rsidR="003D68F0" w:rsidRPr="003D68F0" w:rsidTr="00676A59">
        <w:trPr>
          <w:trHeight w:val="270"/>
        </w:trPr>
        <w:tc>
          <w:tcPr>
            <w:tcW w:w="1080" w:type="dxa"/>
            <w:tcBorders>
              <w:top w:val="single" w:sz="4" w:space="0" w:color="auto"/>
              <w:left w:val="single" w:sz="4" w:space="0" w:color="auto"/>
              <w:bottom w:val="single" w:sz="4" w:space="0" w:color="auto"/>
              <w:right w:val="single" w:sz="4" w:space="0" w:color="auto"/>
            </w:tcBorders>
            <w:shd w:val="clear" w:color="000000" w:fill="4F81BD"/>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变量</w:t>
            </w:r>
          </w:p>
        </w:tc>
        <w:tc>
          <w:tcPr>
            <w:tcW w:w="5169" w:type="dxa"/>
            <w:tcBorders>
              <w:top w:val="single" w:sz="4" w:space="0" w:color="auto"/>
              <w:left w:val="nil"/>
              <w:bottom w:val="single" w:sz="4" w:space="0" w:color="auto"/>
              <w:right w:val="single" w:sz="4" w:space="0" w:color="auto"/>
            </w:tcBorders>
            <w:shd w:val="clear" w:color="000000" w:fill="4F81BD"/>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含义</w:t>
            </w:r>
          </w:p>
        </w:tc>
        <w:tc>
          <w:tcPr>
            <w:tcW w:w="1560" w:type="dxa"/>
            <w:tcBorders>
              <w:top w:val="single" w:sz="4" w:space="0" w:color="auto"/>
              <w:left w:val="nil"/>
              <w:bottom w:val="single" w:sz="4" w:space="0" w:color="auto"/>
              <w:right w:val="single" w:sz="4" w:space="0" w:color="auto"/>
            </w:tcBorders>
            <w:shd w:val="clear" w:color="000000" w:fill="4F81BD"/>
            <w:noWrap/>
            <w:vAlign w:val="center"/>
            <w:hideMark/>
          </w:tcPr>
          <w:p w:rsidR="003D68F0" w:rsidRPr="003D68F0" w:rsidRDefault="00676A59" w:rsidP="003D68F0">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当前</w:t>
            </w:r>
            <w:r w:rsidR="003D68F0" w:rsidRPr="003D68F0">
              <w:rPr>
                <w:rFonts w:ascii="宋体" w:eastAsia="宋体" w:hAnsi="宋体" w:cs="宋体" w:hint="eastAsia"/>
                <w:color w:val="000000"/>
                <w:kern w:val="0"/>
                <w:sz w:val="22"/>
              </w:rPr>
              <w:t>默认值</w:t>
            </w:r>
          </w:p>
        </w:tc>
      </w:tr>
      <w:tr w:rsidR="003D68F0"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N</w:t>
            </w:r>
          </w:p>
        </w:tc>
        <w:tc>
          <w:tcPr>
            <w:tcW w:w="5169"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广告数量不足界限</w:t>
            </w:r>
          </w:p>
        </w:tc>
        <w:tc>
          <w:tcPr>
            <w:tcW w:w="1560"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right"/>
              <w:rPr>
                <w:rFonts w:ascii="宋体" w:eastAsia="宋体" w:hAnsi="宋体" w:cs="宋体"/>
                <w:color w:val="000000"/>
                <w:kern w:val="0"/>
                <w:sz w:val="22"/>
              </w:rPr>
            </w:pPr>
            <w:r w:rsidRPr="003D68F0">
              <w:rPr>
                <w:rFonts w:ascii="宋体" w:eastAsia="宋体" w:hAnsi="宋体" w:cs="宋体" w:hint="eastAsia"/>
                <w:color w:val="000000"/>
                <w:kern w:val="0"/>
                <w:sz w:val="22"/>
              </w:rPr>
              <w:t>5</w:t>
            </w:r>
          </w:p>
        </w:tc>
      </w:tr>
      <w:tr w:rsidR="003D68F0"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L</w:t>
            </w:r>
          </w:p>
        </w:tc>
        <w:tc>
          <w:tcPr>
            <w:tcW w:w="5169"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获取代码页面显示广告位</w:t>
            </w:r>
          </w:p>
        </w:tc>
        <w:tc>
          <w:tcPr>
            <w:tcW w:w="1560"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right"/>
              <w:rPr>
                <w:rFonts w:ascii="宋体" w:eastAsia="宋体" w:hAnsi="宋体" w:cs="宋体"/>
                <w:color w:val="000000"/>
                <w:kern w:val="0"/>
                <w:sz w:val="22"/>
              </w:rPr>
            </w:pPr>
            <w:r w:rsidRPr="003D68F0">
              <w:rPr>
                <w:rFonts w:ascii="宋体" w:eastAsia="宋体" w:hAnsi="宋体" w:cs="宋体" w:hint="eastAsia"/>
                <w:color w:val="000000"/>
                <w:kern w:val="0"/>
                <w:sz w:val="22"/>
              </w:rPr>
              <w:t>10</w:t>
            </w:r>
          </w:p>
        </w:tc>
      </w:tr>
      <w:tr w:rsidR="003D68F0"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K1</w:t>
            </w:r>
          </w:p>
        </w:tc>
        <w:tc>
          <w:tcPr>
            <w:tcW w:w="5169"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小把手上传图片数</w:t>
            </w:r>
          </w:p>
        </w:tc>
        <w:tc>
          <w:tcPr>
            <w:tcW w:w="1560"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right"/>
              <w:rPr>
                <w:rFonts w:ascii="宋体" w:eastAsia="宋体" w:hAnsi="宋体" w:cs="宋体"/>
                <w:color w:val="000000"/>
                <w:kern w:val="0"/>
                <w:sz w:val="22"/>
              </w:rPr>
            </w:pPr>
            <w:r w:rsidRPr="003D68F0">
              <w:rPr>
                <w:rFonts w:ascii="宋体" w:eastAsia="宋体" w:hAnsi="宋体" w:cs="宋体" w:hint="eastAsia"/>
                <w:color w:val="000000"/>
                <w:kern w:val="0"/>
                <w:sz w:val="22"/>
              </w:rPr>
              <w:t>4</w:t>
            </w:r>
          </w:p>
        </w:tc>
      </w:tr>
      <w:tr w:rsidR="003D68F0"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K</w:t>
            </w:r>
          </w:p>
        </w:tc>
        <w:tc>
          <w:tcPr>
            <w:tcW w:w="5169"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创建广告每页显示广告数</w:t>
            </w:r>
          </w:p>
        </w:tc>
        <w:tc>
          <w:tcPr>
            <w:tcW w:w="1560"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right"/>
              <w:rPr>
                <w:rFonts w:ascii="宋体" w:eastAsia="宋体" w:hAnsi="宋体" w:cs="宋体"/>
                <w:color w:val="000000"/>
                <w:kern w:val="0"/>
                <w:sz w:val="22"/>
              </w:rPr>
            </w:pPr>
            <w:r w:rsidRPr="003D68F0">
              <w:rPr>
                <w:rFonts w:ascii="宋体" w:eastAsia="宋体" w:hAnsi="宋体" w:cs="宋体" w:hint="eastAsia"/>
                <w:color w:val="000000"/>
                <w:kern w:val="0"/>
                <w:sz w:val="22"/>
              </w:rPr>
              <w:t>4</w:t>
            </w:r>
          </w:p>
        </w:tc>
      </w:tr>
      <w:tr w:rsidR="003D68F0"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K2</w:t>
            </w:r>
          </w:p>
        </w:tc>
        <w:tc>
          <w:tcPr>
            <w:tcW w:w="5169"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left"/>
              <w:rPr>
                <w:rFonts w:ascii="宋体" w:eastAsia="宋体" w:hAnsi="宋体" w:cs="宋体"/>
                <w:color w:val="000000"/>
                <w:kern w:val="0"/>
                <w:sz w:val="22"/>
              </w:rPr>
            </w:pPr>
            <w:r w:rsidRPr="003D68F0">
              <w:rPr>
                <w:rFonts w:ascii="宋体" w:eastAsia="宋体" w:hAnsi="宋体" w:cs="宋体" w:hint="eastAsia"/>
                <w:color w:val="000000"/>
                <w:kern w:val="0"/>
                <w:sz w:val="22"/>
              </w:rPr>
              <w:t>可输入的广告语数</w:t>
            </w:r>
          </w:p>
        </w:tc>
        <w:tc>
          <w:tcPr>
            <w:tcW w:w="1560" w:type="dxa"/>
            <w:tcBorders>
              <w:top w:val="nil"/>
              <w:left w:val="nil"/>
              <w:bottom w:val="single" w:sz="4" w:space="0" w:color="auto"/>
              <w:right w:val="single" w:sz="4" w:space="0" w:color="auto"/>
            </w:tcBorders>
            <w:shd w:val="clear" w:color="auto" w:fill="auto"/>
            <w:noWrap/>
            <w:vAlign w:val="center"/>
            <w:hideMark/>
          </w:tcPr>
          <w:p w:rsidR="003D68F0" w:rsidRPr="003D68F0" w:rsidRDefault="003D68F0" w:rsidP="003D68F0">
            <w:pPr>
              <w:widowControl/>
              <w:jc w:val="right"/>
              <w:rPr>
                <w:rFonts w:ascii="宋体" w:eastAsia="宋体" w:hAnsi="宋体" w:cs="宋体"/>
                <w:color w:val="000000"/>
                <w:kern w:val="0"/>
                <w:sz w:val="22"/>
              </w:rPr>
            </w:pPr>
            <w:r w:rsidRPr="003D68F0">
              <w:rPr>
                <w:rFonts w:ascii="宋体" w:eastAsia="宋体" w:hAnsi="宋体" w:cs="宋体" w:hint="eastAsia"/>
                <w:color w:val="000000"/>
                <w:kern w:val="0"/>
                <w:sz w:val="22"/>
              </w:rPr>
              <w:t>3</w:t>
            </w:r>
          </w:p>
        </w:tc>
      </w:tr>
      <w:tr w:rsidR="00676A59" w:rsidRPr="003D68F0" w:rsidTr="00676A5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76A59" w:rsidRPr="003D68F0" w:rsidRDefault="00676A59" w:rsidP="0079084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N1</w:t>
            </w:r>
          </w:p>
        </w:tc>
        <w:tc>
          <w:tcPr>
            <w:tcW w:w="5169" w:type="dxa"/>
            <w:tcBorders>
              <w:top w:val="nil"/>
              <w:left w:val="nil"/>
              <w:bottom w:val="single" w:sz="4" w:space="0" w:color="auto"/>
              <w:right w:val="single" w:sz="4" w:space="0" w:color="auto"/>
            </w:tcBorders>
            <w:shd w:val="clear" w:color="auto" w:fill="auto"/>
            <w:noWrap/>
            <w:vAlign w:val="center"/>
            <w:hideMark/>
          </w:tcPr>
          <w:p w:rsidR="00676A59" w:rsidRPr="003D68F0" w:rsidRDefault="00676A59" w:rsidP="0079084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广告位管理页面数据更新时间最小间隔</w:t>
            </w:r>
          </w:p>
        </w:tc>
        <w:tc>
          <w:tcPr>
            <w:tcW w:w="1560" w:type="dxa"/>
            <w:tcBorders>
              <w:top w:val="nil"/>
              <w:left w:val="nil"/>
              <w:bottom w:val="single" w:sz="4" w:space="0" w:color="auto"/>
              <w:right w:val="single" w:sz="4" w:space="0" w:color="auto"/>
            </w:tcBorders>
            <w:shd w:val="clear" w:color="auto" w:fill="auto"/>
            <w:noWrap/>
            <w:vAlign w:val="center"/>
            <w:hideMark/>
          </w:tcPr>
          <w:p w:rsidR="00676A59" w:rsidRPr="003D68F0" w:rsidRDefault="00676A59" w:rsidP="00790849">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r>
      <w:tr w:rsidR="00344F88" w:rsidRPr="003D68F0" w:rsidTr="00344F88">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344F88" w:rsidRPr="003D68F0" w:rsidRDefault="00344F88" w:rsidP="00790849">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L1</w:t>
            </w:r>
          </w:p>
        </w:tc>
        <w:tc>
          <w:tcPr>
            <w:tcW w:w="5169" w:type="dxa"/>
            <w:tcBorders>
              <w:top w:val="nil"/>
              <w:left w:val="nil"/>
              <w:bottom w:val="single" w:sz="4" w:space="0" w:color="auto"/>
              <w:right w:val="single" w:sz="4" w:space="0" w:color="auto"/>
            </w:tcBorders>
            <w:shd w:val="clear" w:color="auto" w:fill="auto"/>
            <w:noWrap/>
            <w:vAlign w:val="center"/>
            <w:hideMark/>
          </w:tcPr>
          <w:p w:rsidR="00344F88" w:rsidRPr="003D68F0" w:rsidRDefault="00344F88" w:rsidP="00344F88">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广告位管理页面广告位下每页显示的广告数</w:t>
            </w:r>
          </w:p>
        </w:tc>
        <w:tc>
          <w:tcPr>
            <w:tcW w:w="1560" w:type="dxa"/>
            <w:tcBorders>
              <w:top w:val="nil"/>
              <w:left w:val="nil"/>
              <w:bottom w:val="single" w:sz="4" w:space="0" w:color="auto"/>
              <w:right w:val="single" w:sz="4" w:space="0" w:color="auto"/>
            </w:tcBorders>
            <w:shd w:val="clear" w:color="auto" w:fill="auto"/>
            <w:noWrap/>
            <w:vAlign w:val="center"/>
            <w:hideMark/>
          </w:tcPr>
          <w:p w:rsidR="00344F88" w:rsidRPr="003D68F0" w:rsidRDefault="00344F88" w:rsidP="00790849">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r>
    </w:tbl>
    <w:p w:rsidR="003D68F0" w:rsidRDefault="00FD3634" w:rsidP="008F7E15">
      <w:pPr>
        <w:pStyle w:val="BodyText"/>
        <w:spacing w:line="240" w:lineRule="auto"/>
        <w:ind w:left="284" w:firstLineChars="0" w:firstLine="0"/>
        <w:rPr>
          <w:ins w:id="114" w:author="erickfang" w:date="2011-10-22T11:14:00Z"/>
        </w:rPr>
      </w:pPr>
      <w:ins w:id="115" w:author="erickfang" w:date="2011-10-22T11:14:00Z">
        <w:r>
          <w:rPr>
            <w:rFonts w:hint="eastAsia"/>
          </w:rPr>
          <w:t>点击监控</w:t>
        </w:r>
        <w:r>
          <w:rPr>
            <w:rFonts w:hint="eastAsia"/>
          </w:rPr>
          <w:t>:</w:t>
        </w:r>
      </w:ins>
    </w:p>
    <w:p w:rsidR="00FD3634" w:rsidRDefault="00FD3634" w:rsidP="008F7E15">
      <w:pPr>
        <w:pStyle w:val="BodyText"/>
        <w:spacing w:line="240" w:lineRule="auto"/>
        <w:ind w:left="284" w:firstLineChars="0" w:firstLine="0"/>
        <w:rPr>
          <w:ins w:id="116" w:author="erickfang" w:date="2011-10-22T11:28:00Z"/>
        </w:rPr>
      </w:pPr>
      <w:ins w:id="117" w:author="erickfang" w:date="2011-10-22T11:16:00Z">
        <w:r>
          <w:rPr>
            <w:rFonts w:hint="eastAsia"/>
          </w:rPr>
          <w:t>需对平台中所有可点的按钮均做监控</w:t>
        </w:r>
        <w:r>
          <w:rPr>
            <w:rFonts w:hint="eastAsia"/>
          </w:rPr>
          <w:t>,</w:t>
        </w:r>
        <w:r>
          <w:rPr>
            <w:rFonts w:hint="eastAsia"/>
          </w:rPr>
          <w:t>记录其</w:t>
        </w:r>
        <w:r>
          <w:rPr>
            <w:rFonts w:hint="eastAsia"/>
          </w:rPr>
          <w:t>userid,</w:t>
        </w:r>
        <w:r>
          <w:rPr>
            <w:rFonts w:hint="eastAsia"/>
          </w:rPr>
          <w:t>点击的按钮</w:t>
        </w:r>
        <w:r>
          <w:rPr>
            <w:rFonts w:hint="eastAsia"/>
          </w:rPr>
          <w:t>,</w:t>
        </w:r>
        <w:r>
          <w:rPr>
            <w:rFonts w:hint="eastAsia"/>
          </w:rPr>
          <w:t>以及点击时间</w:t>
        </w:r>
      </w:ins>
    </w:p>
    <w:p w:rsidR="00D97360" w:rsidRPr="00F84A90" w:rsidRDefault="00D97360" w:rsidP="008F7E15">
      <w:pPr>
        <w:pStyle w:val="BodyText"/>
        <w:spacing w:line="240" w:lineRule="auto"/>
        <w:ind w:left="284" w:firstLineChars="0" w:firstLine="0"/>
      </w:pPr>
    </w:p>
    <w:p w:rsidR="009D156D" w:rsidRDefault="009D156D" w:rsidP="009D156D">
      <w:pPr>
        <w:pStyle w:val="Heading2"/>
        <w:ind w:left="0"/>
        <w:jc w:val="left"/>
        <w:rPr>
          <w:color w:val="1F497D" w:themeColor="text2"/>
        </w:rPr>
      </w:pPr>
      <w:bookmarkStart w:id="118" w:name="_Toc305503648"/>
      <w:r>
        <w:rPr>
          <w:rFonts w:hint="eastAsia"/>
          <w:color w:val="1F497D" w:themeColor="text2"/>
        </w:rPr>
        <w:t>性能需求</w:t>
      </w:r>
      <w:r>
        <w:rPr>
          <w:rFonts w:hint="eastAsia"/>
          <w:color w:val="1F497D" w:themeColor="text2"/>
        </w:rPr>
        <w:t>:</w:t>
      </w:r>
      <w:bookmarkEnd w:id="118"/>
    </w:p>
    <w:p w:rsidR="009D156D" w:rsidRDefault="00CE6509" w:rsidP="008F7E15">
      <w:pPr>
        <w:pStyle w:val="BodyText"/>
        <w:spacing w:line="240" w:lineRule="auto"/>
        <w:ind w:left="284" w:firstLineChars="0" w:firstLine="0"/>
      </w:pPr>
      <w:r>
        <w:rPr>
          <w:rFonts w:hint="eastAsia"/>
        </w:rPr>
        <w:t>各操作触发后，响应时间不得高于</w:t>
      </w:r>
      <w:r w:rsidR="001C3E2A">
        <w:rPr>
          <w:rFonts w:hint="eastAsia"/>
        </w:rPr>
        <w:t>1</w:t>
      </w:r>
      <w:r>
        <w:rPr>
          <w:rFonts w:hint="eastAsia"/>
        </w:rPr>
        <w:t>秒。</w:t>
      </w:r>
    </w:p>
    <w:p w:rsidR="00CE6509" w:rsidRDefault="001C3E2A" w:rsidP="008F7E15">
      <w:pPr>
        <w:pStyle w:val="BodyText"/>
        <w:spacing w:line="240" w:lineRule="auto"/>
        <w:ind w:left="284" w:firstLineChars="0" w:firstLine="0"/>
      </w:pPr>
      <w:r>
        <w:rPr>
          <w:rFonts w:hint="eastAsia"/>
        </w:rPr>
        <w:t>触发刷新操作后，刷新完毕的</w:t>
      </w:r>
      <w:r w:rsidR="00CE6509">
        <w:rPr>
          <w:rFonts w:hint="eastAsia"/>
        </w:rPr>
        <w:t>时间不得超过</w:t>
      </w:r>
      <w:r w:rsidR="00CE6509">
        <w:rPr>
          <w:rFonts w:hint="eastAsia"/>
        </w:rPr>
        <w:t>3</w:t>
      </w:r>
      <w:r w:rsidR="00CE6509">
        <w:rPr>
          <w:rFonts w:hint="eastAsia"/>
        </w:rPr>
        <w:t>秒</w:t>
      </w:r>
      <w:r w:rsidR="00377E8D">
        <w:rPr>
          <w:rFonts w:hint="eastAsia"/>
        </w:rPr>
        <w:t>，局部刷新时间可以稍长，不得超过</w:t>
      </w:r>
      <w:r w:rsidR="00377E8D">
        <w:rPr>
          <w:rFonts w:hint="eastAsia"/>
        </w:rPr>
        <w:t>5</w:t>
      </w:r>
      <w:r w:rsidR="00377E8D">
        <w:rPr>
          <w:rFonts w:hint="eastAsia"/>
        </w:rPr>
        <w:t>秒</w:t>
      </w:r>
      <w:r w:rsidR="00CE6509">
        <w:rPr>
          <w:rFonts w:hint="eastAsia"/>
        </w:rPr>
        <w:t>。</w:t>
      </w:r>
    </w:p>
    <w:p w:rsidR="001D62CC" w:rsidRDefault="001D62CC" w:rsidP="001D62CC">
      <w:pPr>
        <w:pStyle w:val="Heading2"/>
        <w:ind w:left="0"/>
        <w:jc w:val="left"/>
        <w:rPr>
          <w:color w:val="1F497D" w:themeColor="text2"/>
        </w:rPr>
      </w:pPr>
      <w:bookmarkStart w:id="119" w:name="_Toc305503649"/>
      <w:r>
        <w:rPr>
          <w:rFonts w:hint="eastAsia"/>
          <w:color w:val="1F497D" w:themeColor="text2"/>
        </w:rPr>
        <w:t>附录</w:t>
      </w:r>
      <w:r>
        <w:rPr>
          <w:rFonts w:hint="eastAsia"/>
          <w:color w:val="1F497D" w:themeColor="text2"/>
        </w:rPr>
        <w:t>:</w:t>
      </w:r>
      <w:r w:rsidR="00377E8D">
        <w:rPr>
          <w:rFonts w:hint="eastAsia"/>
          <w:color w:val="1F497D" w:themeColor="text2"/>
        </w:rPr>
        <w:t>UFP</w:t>
      </w:r>
      <w:r w:rsidR="00377E8D">
        <w:rPr>
          <w:rFonts w:hint="eastAsia"/>
          <w:color w:val="1F497D" w:themeColor="text2"/>
        </w:rPr>
        <w:t>脑图</w:t>
      </w:r>
      <w:bookmarkEnd w:id="119"/>
    </w:p>
    <w:p w:rsidR="00F17DE0" w:rsidRPr="00F17DE0" w:rsidRDefault="00F17DE0" w:rsidP="00F17DE0">
      <w:pPr>
        <w:pStyle w:val="BodyText"/>
        <w:ind w:firstLine="420"/>
      </w:pPr>
      <w:r>
        <w:rPr>
          <w:rFonts w:hint="eastAsia"/>
        </w:rPr>
        <w:t>要求功能的可拓展性好</w:t>
      </w:r>
      <w:r>
        <w:rPr>
          <w:rFonts w:hint="eastAsia"/>
        </w:rPr>
        <w:t>,</w:t>
      </w:r>
      <w:r>
        <w:rPr>
          <w:rFonts w:hint="eastAsia"/>
        </w:rPr>
        <w:t>目前</w:t>
      </w:r>
      <w:r w:rsidR="00B50A95">
        <w:rPr>
          <w:rFonts w:hint="eastAsia"/>
        </w:rPr>
        <w:t>的四大功能</w:t>
      </w:r>
      <w:r>
        <w:rPr>
          <w:rFonts w:hint="eastAsia"/>
        </w:rPr>
        <w:t>为广告位</w:t>
      </w:r>
      <w:r>
        <w:rPr>
          <w:rFonts w:hint="eastAsia"/>
        </w:rPr>
        <w:t>,</w:t>
      </w:r>
      <w:r>
        <w:rPr>
          <w:rFonts w:hint="eastAsia"/>
        </w:rPr>
        <w:t>广告</w:t>
      </w:r>
      <w:r>
        <w:rPr>
          <w:rFonts w:hint="eastAsia"/>
        </w:rPr>
        <w:t>,</w:t>
      </w:r>
      <w:r>
        <w:rPr>
          <w:rFonts w:hint="eastAsia"/>
        </w:rPr>
        <w:t>报表</w:t>
      </w:r>
      <w:r>
        <w:rPr>
          <w:rFonts w:hint="eastAsia"/>
        </w:rPr>
        <w:t>,</w:t>
      </w:r>
      <w:r>
        <w:rPr>
          <w:rFonts w:hint="eastAsia"/>
        </w:rPr>
        <w:t>设置</w:t>
      </w:r>
      <w:r>
        <w:rPr>
          <w:rFonts w:hint="eastAsia"/>
        </w:rPr>
        <w:t>,</w:t>
      </w:r>
      <w:r>
        <w:rPr>
          <w:rFonts w:hint="eastAsia"/>
        </w:rPr>
        <w:t>后续可能会加入账户优化等功能</w:t>
      </w:r>
      <w:r>
        <w:rPr>
          <w:rFonts w:hint="eastAsia"/>
        </w:rPr>
        <w:t>.</w:t>
      </w:r>
      <w:r w:rsidR="00AE0C1C">
        <w:rPr>
          <w:rFonts w:hint="eastAsia"/>
        </w:rPr>
        <w:t xml:space="preserve"> </w:t>
      </w:r>
      <w:r w:rsidR="00AE0C1C">
        <w:rPr>
          <w:rFonts w:hint="eastAsia"/>
        </w:rPr>
        <w:t>每个子功能</w:t>
      </w:r>
      <w:r w:rsidR="00AE0C1C">
        <w:rPr>
          <w:rFonts w:hint="eastAsia"/>
        </w:rPr>
        <w:t>,</w:t>
      </w:r>
      <w:r w:rsidR="00AE0C1C">
        <w:rPr>
          <w:rFonts w:hint="eastAsia"/>
        </w:rPr>
        <w:t>都有可能添加新的</w:t>
      </w:r>
      <w:r w:rsidR="00AE0C1C">
        <w:rPr>
          <w:rFonts w:hint="eastAsia"/>
        </w:rPr>
        <w:t>,</w:t>
      </w:r>
      <w:r w:rsidR="00AE0C1C">
        <w:rPr>
          <w:rFonts w:hint="eastAsia"/>
        </w:rPr>
        <w:t>需要考虑到后续的新功能的拓展性</w:t>
      </w:r>
      <w:r w:rsidR="00AE0C1C">
        <w:rPr>
          <w:rFonts w:hint="eastAsia"/>
        </w:rPr>
        <w:t>.</w:t>
      </w:r>
    </w:p>
    <w:p w:rsidR="001D62CC" w:rsidRPr="001D62CC" w:rsidRDefault="00AF28A7" w:rsidP="00803465">
      <w:pPr>
        <w:pStyle w:val="BodyText"/>
        <w:spacing w:line="240" w:lineRule="auto"/>
        <w:ind w:left="284" w:firstLineChars="0" w:firstLine="0"/>
      </w:pPr>
      <w:r>
        <w:rPr>
          <w:noProof/>
        </w:rPr>
        <w:lastRenderedPageBreak/>
        <w:drawing>
          <wp:inline distT="0" distB="0" distL="0" distR="0">
            <wp:extent cx="4690643" cy="7790688"/>
            <wp:effectExtent l="19050" t="0" r="0" b="0"/>
            <wp:docPr id="2" name="图片 1" descr="UF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P.bmp"/>
                    <pic:cNvPicPr/>
                  </pic:nvPicPr>
                  <pic:blipFill>
                    <a:blip r:embed="rId37" cstate="print"/>
                    <a:stretch>
                      <a:fillRect/>
                    </a:stretch>
                  </pic:blipFill>
                  <pic:spPr>
                    <a:xfrm>
                      <a:off x="0" y="0"/>
                      <a:ext cx="4693091" cy="7794754"/>
                    </a:xfrm>
                    <a:prstGeom prst="rect">
                      <a:avLst/>
                    </a:prstGeom>
                  </pic:spPr>
                </pic:pic>
              </a:graphicData>
            </a:graphic>
          </wp:inline>
        </w:drawing>
      </w:r>
    </w:p>
    <w:sectPr w:rsidR="001D62CC" w:rsidRPr="001D62CC" w:rsidSect="00AE4F5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erickfang" w:date="2011-10-31T13:05:00Z" w:initials="e">
    <w:p w:rsidR="00275873" w:rsidRDefault="00275873">
      <w:pPr>
        <w:pStyle w:val="CommentText"/>
      </w:pPr>
      <w:r>
        <w:rPr>
          <w:rStyle w:val="CommentReference"/>
        </w:rPr>
        <w:annotationRef/>
      </w:r>
      <w:r>
        <w:rPr>
          <w:rFonts w:hint="eastAsia"/>
        </w:rPr>
        <w:t>缺少新版页面</w:t>
      </w:r>
    </w:p>
  </w:comment>
  <w:comment w:id="16" w:author="erickfang" w:date="2011-10-12T00:47:00Z" w:initials="e">
    <w:p w:rsidR="00275873" w:rsidRDefault="00275873">
      <w:pPr>
        <w:pStyle w:val="CommentText"/>
      </w:pPr>
      <w:r>
        <w:rPr>
          <w:rStyle w:val="CommentReference"/>
        </w:rPr>
        <w:annotationRef/>
      </w:r>
      <w:r>
        <w:rPr>
          <w:rFonts w:hint="eastAsia"/>
        </w:rPr>
        <w:t>二期</w:t>
      </w:r>
    </w:p>
  </w:comment>
  <w:comment w:id="17" w:author="erickfang" w:date="2011-10-08T14:23:00Z" w:initials="e">
    <w:p w:rsidR="00275873" w:rsidRDefault="00275873">
      <w:pPr>
        <w:pStyle w:val="CommentText"/>
      </w:pPr>
      <w:r>
        <w:rPr>
          <w:rStyle w:val="CommentReference"/>
        </w:rPr>
        <w:annotationRef/>
      </w:r>
      <w:r>
        <w:rPr>
          <w:rFonts w:hint="eastAsia"/>
        </w:rPr>
        <w:t>入口类型均为一个，入口尺寸仅显示，不可选</w:t>
      </w:r>
    </w:p>
  </w:comment>
  <w:comment w:id="18" w:author="erickfang" w:date="2011-10-08T14:24:00Z" w:initials="e">
    <w:p w:rsidR="00275873" w:rsidRDefault="00275873">
      <w:pPr>
        <w:pStyle w:val="CommentText"/>
      </w:pPr>
      <w:r>
        <w:rPr>
          <w:rStyle w:val="CommentReference"/>
        </w:rPr>
        <w:annotationRef/>
      </w:r>
      <w:r>
        <w:rPr>
          <w:rFonts w:hint="eastAsia"/>
        </w:rPr>
        <w:t>暂时不显示</w:t>
      </w:r>
    </w:p>
  </w:comment>
  <w:comment w:id="38" w:author="erickfang" w:date="2011-10-12T11:25:00Z" w:initials="e">
    <w:p w:rsidR="00275873" w:rsidRDefault="00275873">
      <w:pPr>
        <w:pStyle w:val="CommentText"/>
      </w:pPr>
      <w:r>
        <w:rPr>
          <w:rStyle w:val="CommentReference"/>
        </w:rPr>
        <w:annotationRef/>
      </w:r>
      <w:r>
        <w:rPr>
          <w:rFonts w:hint="eastAsia"/>
        </w:rPr>
        <w:t>一期简化为</w:t>
      </w:r>
      <w:r>
        <w:rPr>
          <w:rFonts w:hint="eastAsia"/>
        </w:rPr>
        <w:t>android,ios,pad</w:t>
      </w:r>
      <w:r>
        <w:rPr>
          <w:rFonts w:hint="eastAsia"/>
        </w:rPr>
        <w:t>，</w:t>
      </w:r>
      <w:r>
        <w:rPr>
          <w:rFonts w:hint="eastAsia"/>
        </w:rPr>
        <w:t>android pad</w:t>
      </w:r>
    </w:p>
  </w:comment>
  <w:comment w:id="39" w:author="erickfang" w:date="2011-10-09T00:09:00Z" w:initials="e">
    <w:p w:rsidR="00275873" w:rsidRDefault="00275873">
      <w:pPr>
        <w:pStyle w:val="CommentText"/>
      </w:pPr>
      <w:r>
        <w:rPr>
          <w:rStyle w:val="CommentReference"/>
        </w:rPr>
        <w:annotationRef/>
      </w:r>
      <w:r>
        <w:rPr>
          <w:rFonts w:hint="eastAsia"/>
        </w:rPr>
        <w:t>考虑放到二期</w:t>
      </w:r>
    </w:p>
  </w:comment>
  <w:comment w:id="40" w:author="erickfang" w:date="2011-10-08T15:22:00Z" w:initials="e">
    <w:p w:rsidR="00275873" w:rsidRDefault="00275873">
      <w:pPr>
        <w:pStyle w:val="CommentText"/>
      </w:pPr>
      <w:r>
        <w:rPr>
          <w:rStyle w:val="CommentReference"/>
        </w:rPr>
        <w:annotationRef/>
      </w:r>
      <w:r>
        <w:rPr>
          <w:rFonts w:hint="eastAsia"/>
        </w:rPr>
        <w:t>暂时不考虑。</w:t>
      </w:r>
    </w:p>
  </w:comment>
  <w:comment w:id="41" w:author="erickfang" w:date="2011-10-08T15:23:00Z" w:initials="e">
    <w:p w:rsidR="00275873" w:rsidRDefault="00275873">
      <w:pPr>
        <w:pStyle w:val="CommentText"/>
      </w:pPr>
      <w:r>
        <w:rPr>
          <w:rStyle w:val="CommentReference"/>
        </w:rPr>
        <w:annotationRef/>
      </w:r>
      <w:r>
        <w:rPr>
          <w:rFonts w:hint="eastAsia"/>
        </w:rPr>
        <w:t>只上渠道，概率部分先放后。</w:t>
      </w:r>
    </w:p>
  </w:comment>
  <w:comment w:id="45" w:author="erickfang" w:date="2011-10-08T15:23:00Z" w:initials="e">
    <w:p w:rsidR="00275873" w:rsidRDefault="00275873">
      <w:pPr>
        <w:pStyle w:val="CommentText"/>
      </w:pPr>
      <w:r>
        <w:rPr>
          <w:rStyle w:val="CommentReference"/>
        </w:rPr>
        <w:annotationRef/>
      </w:r>
      <w:r>
        <w:rPr>
          <w:rFonts w:hint="eastAsia"/>
        </w:rPr>
        <w:t>二期</w:t>
      </w:r>
    </w:p>
  </w:comment>
  <w:comment w:id="46" w:author="erickfang" w:date="2011-10-12T11:25:00Z" w:initials="e">
    <w:p w:rsidR="00275873" w:rsidRDefault="00275873">
      <w:pPr>
        <w:pStyle w:val="CommentText"/>
      </w:pPr>
      <w:r>
        <w:rPr>
          <w:rStyle w:val="CommentReference"/>
        </w:rPr>
        <w:annotationRef/>
      </w:r>
      <w:r>
        <w:rPr>
          <w:rFonts w:hint="eastAsia"/>
        </w:rPr>
        <w:t>和交换对接，其它二期</w:t>
      </w:r>
    </w:p>
  </w:comment>
  <w:comment w:id="50" w:author="erickfang" w:date="2011-10-31T13:04:00Z" w:initials="e">
    <w:p w:rsidR="00275873" w:rsidRDefault="00275873">
      <w:pPr>
        <w:pStyle w:val="CommentText"/>
      </w:pPr>
      <w:r>
        <w:rPr>
          <w:rStyle w:val="CommentReference"/>
        </w:rPr>
        <w:annotationRef/>
      </w:r>
      <w:r>
        <w:rPr>
          <w:rFonts w:hint="eastAsia"/>
        </w:rPr>
        <w:t>缺少新版页面</w:t>
      </w:r>
    </w:p>
  </w:comment>
  <w:comment w:id="61" w:author="erickfang" w:date="2011-10-08T15:24:00Z" w:initials="e">
    <w:p w:rsidR="00275873" w:rsidRDefault="00275873">
      <w:pPr>
        <w:pStyle w:val="CommentText"/>
      </w:pPr>
      <w:r>
        <w:rPr>
          <w:rStyle w:val="CommentReference"/>
        </w:rPr>
        <w:annotationRef/>
      </w:r>
      <w:r>
        <w:rPr>
          <w:rFonts w:hint="eastAsia"/>
        </w:rPr>
        <w:t>二期</w:t>
      </w:r>
    </w:p>
  </w:comment>
  <w:comment w:id="74" w:author="erickfang" w:date="2011-10-08T15:24:00Z" w:initials="e">
    <w:p w:rsidR="00275873" w:rsidRDefault="00275873">
      <w:pPr>
        <w:pStyle w:val="CommentText"/>
      </w:pPr>
      <w:r>
        <w:rPr>
          <w:rStyle w:val="CommentReference"/>
        </w:rPr>
        <w:annotationRef/>
      </w:r>
      <w:r>
        <w:rPr>
          <w:rFonts w:hint="eastAsia"/>
        </w:rPr>
        <w:t>二期</w:t>
      </w:r>
    </w:p>
  </w:comment>
  <w:comment w:id="95" w:author="erickfang" w:date="2011-10-31T13:21:00Z" w:initials="e">
    <w:p w:rsidR="00275873" w:rsidRDefault="00275873">
      <w:pPr>
        <w:pStyle w:val="CommentText"/>
      </w:pPr>
      <w:r>
        <w:rPr>
          <w:rStyle w:val="CommentReference"/>
        </w:rPr>
        <w:annotationRef/>
      </w:r>
      <w:r>
        <w:rPr>
          <w:rFonts w:hint="eastAsia"/>
        </w:rPr>
        <w:t>缺一张图没弹浮出层前的图</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279C" w:rsidRDefault="00F6279C" w:rsidP="00E82616">
      <w:r>
        <w:separator/>
      </w:r>
    </w:p>
  </w:endnote>
  <w:endnote w:type="continuationSeparator" w:id="0">
    <w:p w:rsidR="00F6279C" w:rsidRDefault="00F6279C" w:rsidP="00E8261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279C" w:rsidRDefault="00F6279C" w:rsidP="00E82616">
      <w:r>
        <w:separator/>
      </w:r>
    </w:p>
  </w:footnote>
  <w:footnote w:type="continuationSeparator" w:id="0">
    <w:p w:rsidR="00F6279C" w:rsidRDefault="00F6279C" w:rsidP="00E826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5F40"/>
    <w:multiLevelType w:val="hybridMultilevel"/>
    <w:tmpl w:val="A9C0DF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5577B4D"/>
    <w:multiLevelType w:val="hybridMultilevel"/>
    <w:tmpl w:val="048CC8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D2D2C20"/>
    <w:multiLevelType w:val="hybridMultilevel"/>
    <w:tmpl w:val="2056D7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4BE72A6"/>
    <w:multiLevelType w:val="hybridMultilevel"/>
    <w:tmpl w:val="504AA2EE"/>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nsid w:val="1FD73581"/>
    <w:multiLevelType w:val="hybridMultilevel"/>
    <w:tmpl w:val="CE704C3E"/>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nsid w:val="231B718D"/>
    <w:multiLevelType w:val="hybridMultilevel"/>
    <w:tmpl w:val="216C81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7D7107A"/>
    <w:multiLevelType w:val="hybridMultilevel"/>
    <w:tmpl w:val="BBB6C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2C3E76CA"/>
    <w:multiLevelType w:val="hybridMultilevel"/>
    <w:tmpl w:val="3D24E3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FEF240B"/>
    <w:multiLevelType w:val="hybridMultilevel"/>
    <w:tmpl w:val="EB26B4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33A32AE0"/>
    <w:multiLevelType w:val="hybridMultilevel"/>
    <w:tmpl w:val="264A58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5623A95"/>
    <w:multiLevelType w:val="hybridMultilevel"/>
    <w:tmpl w:val="6888BC12"/>
    <w:lvl w:ilvl="0" w:tplc="04090001">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1">
    <w:nsid w:val="39397942"/>
    <w:multiLevelType w:val="hybridMultilevel"/>
    <w:tmpl w:val="6FA698A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nsid w:val="3B8B7AC7"/>
    <w:multiLevelType w:val="multilevel"/>
    <w:tmpl w:val="08B68044"/>
    <w:lvl w:ilvl="0">
      <w:start w:val="1"/>
      <w:numFmt w:val="decimal"/>
      <w:pStyle w:val="Heading1"/>
      <w:suff w:val="nothing"/>
      <w:lvlText w:val="%1 "/>
      <w:lvlJc w:val="left"/>
      <w:pPr>
        <w:ind w:left="180" w:firstLine="0"/>
      </w:pPr>
      <w:rPr>
        <w:rFonts w:hint="eastAsia"/>
        <w:sz w:val="44"/>
        <w:szCs w:val="44"/>
      </w:rPr>
    </w:lvl>
    <w:lvl w:ilvl="1">
      <w:start w:val="1"/>
      <w:numFmt w:val="decimal"/>
      <w:pStyle w:val="Heading2"/>
      <w:suff w:val="nothing"/>
      <w:lvlText w:val="%1.%2 "/>
      <w:lvlJc w:val="left"/>
      <w:pPr>
        <w:ind w:left="360" w:firstLine="0"/>
      </w:pPr>
      <w:rPr>
        <w:rFonts w:hint="eastAsia"/>
      </w:rPr>
    </w:lvl>
    <w:lvl w:ilvl="2">
      <w:start w:val="1"/>
      <w:numFmt w:val="decimal"/>
      <w:pStyle w:val="Heading3"/>
      <w:suff w:val="nothing"/>
      <w:lvlText w:val="%1.%2.%3 "/>
      <w:lvlJc w:val="left"/>
      <w:pPr>
        <w:ind w:left="0" w:firstLine="0"/>
      </w:pPr>
      <w:rPr>
        <w:rFonts w:hint="eastAsia"/>
      </w:rPr>
    </w:lvl>
    <w:lvl w:ilvl="3">
      <w:start w:val="1"/>
      <w:numFmt w:val="decimal"/>
      <w:pStyle w:val="Heading4"/>
      <w:suff w:val="nothing"/>
      <w:lvlText w:val="%1.%2.%3.%4 "/>
      <w:lvlJc w:val="left"/>
      <w:pPr>
        <w:ind w:left="142" w:firstLine="0"/>
      </w:pPr>
      <w:rPr>
        <w:rFonts w:hint="eastAsia"/>
      </w:rPr>
    </w:lvl>
    <w:lvl w:ilvl="4">
      <w:start w:val="1"/>
      <w:numFmt w:val="decimal"/>
      <w:pStyle w:val="Heading5"/>
      <w:suff w:val="nothing"/>
      <w:lvlText w:val="%1.%2.%3.%4.%5 "/>
      <w:lvlJc w:val="left"/>
      <w:pPr>
        <w:ind w:left="0" w:firstLine="0"/>
      </w:pPr>
      <w:rPr>
        <w:rFonts w:hint="eastAsia"/>
      </w:rPr>
    </w:lvl>
    <w:lvl w:ilvl="5">
      <w:start w:val="1"/>
      <w:numFmt w:val="decimal"/>
      <w:pStyle w:val="Heading6"/>
      <w:suff w:val="nothing"/>
      <w:lvlText w:val="%1.%2.%3.%4.%5.%6 "/>
      <w:lvlJc w:val="left"/>
      <w:pPr>
        <w:ind w:left="0" w:firstLine="0"/>
      </w:pPr>
      <w:rPr>
        <w:rFonts w:hint="eastAsia"/>
      </w:rPr>
    </w:lvl>
    <w:lvl w:ilvl="6">
      <w:start w:val="1"/>
      <w:numFmt w:val="decimal"/>
      <w:pStyle w:val="1"/>
      <w:suff w:val="nothing"/>
      <w:lvlText w:val="%7. "/>
      <w:lvlJc w:val="left"/>
      <w:pPr>
        <w:ind w:left="0" w:firstLine="0"/>
      </w:pPr>
      <w:rPr>
        <w:rFonts w:hint="eastAsia"/>
      </w:rPr>
    </w:lvl>
    <w:lvl w:ilvl="7">
      <w:start w:val="1"/>
      <w:numFmt w:val="decimal"/>
      <w:pStyle w:val="2"/>
      <w:suff w:val="nothing"/>
      <w:lvlText w:val="%8). "/>
      <w:lvlJc w:val="left"/>
      <w:pPr>
        <w:ind w:left="0" w:firstLine="0"/>
      </w:pPr>
      <w:rPr>
        <w:rFonts w:hint="eastAsia"/>
      </w:rPr>
    </w:lvl>
    <w:lvl w:ilvl="8">
      <w:start w:val="1"/>
      <w:numFmt w:val="upperLetter"/>
      <w:pStyle w:val="3"/>
      <w:suff w:val="nothing"/>
      <w:lvlText w:val="%9. "/>
      <w:lvlJc w:val="left"/>
      <w:pPr>
        <w:ind w:left="0" w:firstLine="0"/>
      </w:pPr>
      <w:rPr>
        <w:rFonts w:hint="eastAsia"/>
      </w:rPr>
    </w:lvl>
  </w:abstractNum>
  <w:abstractNum w:abstractNumId="13">
    <w:nsid w:val="3B9A44AB"/>
    <w:multiLevelType w:val="hybridMultilevel"/>
    <w:tmpl w:val="28465FAC"/>
    <w:lvl w:ilvl="0" w:tplc="04090003">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4">
    <w:nsid w:val="3C596330"/>
    <w:multiLevelType w:val="hybridMultilevel"/>
    <w:tmpl w:val="66149F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D314A13"/>
    <w:multiLevelType w:val="hybridMultilevel"/>
    <w:tmpl w:val="D9F8BB5E"/>
    <w:lvl w:ilvl="0" w:tplc="04090001">
      <w:start w:val="1"/>
      <w:numFmt w:val="bullet"/>
      <w:lvlText w:val=""/>
      <w:lvlJc w:val="left"/>
      <w:pPr>
        <w:ind w:left="1031" w:hanging="420"/>
      </w:pPr>
      <w:rPr>
        <w:rFonts w:ascii="Wingdings" w:hAnsi="Wingdings" w:hint="default"/>
      </w:rPr>
    </w:lvl>
    <w:lvl w:ilvl="1" w:tplc="04090003" w:tentative="1">
      <w:start w:val="1"/>
      <w:numFmt w:val="bullet"/>
      <w:lvlText w:val=""/>
      <w:lvlJc w:val="left"/>
      <w:pPr>
        <w:ind w:left="1451" w:hanging="420"/>
      </w:pPr>
      <w:rPr>
        <w:rFonts w:ascii="Wingdings" w:hAnsi="Wingdings" w:hint="default"/>
      </w:rPr>
    </w:lvl>
    <w:lvl w:ilvl="2" w:tplc="04090005" w:tentative="1">
      <w:start w:val="1"/>
      <w:numFmt w:val="bullet"/>
      <w:lvlText w:val=""/>
      <w:lvlJc w:val="left"/>
      <w:pPr>
        <w:ind w:left="1871" w:hanging="420"/>
      </w:pPr>
      <w:rPr>
        <w:rFonts w:ascii="Wingdings" w:hAnsi="Wingdings" w:hint="default"/>
      </w:rPr>
    </w:lvl>
    <w:lvl w:ilvl="3" w:tplc="04090001" w:tentative="1">
      <w:start w:val="1"/>
      <w:numFmt w:val="bullet"/>
      <w:lvlText w:val=""/>
      <w:lvlJc w:val="left"/>
      <w:pPr>
        <w:ind w:left="2291" w:hanging="420"/>
      </w:pPr>
      <w:rPr>
        <w:rFonts w:ascii="Wingdings" w:hAnsi="Wingdings" w:hint="default"/>
      </w:rPr>
    </w:lvl>
    <w:lvl w:ilvl="4" w:tplc="04090003" w:tentative="1">
      <w:start w:val="1"/>
      <w:numFmt w:val="bullet"/>
      <w:lvlText w:val=""/>
      <w:lvlJc w:val="left"/>
      <w:pPr>
        <w:ind w:left="2711" w:hanging="420"/>
      </w:pPr>
      <w:rPr>
        <w:rFonts w:ascii="Wingdings" w:hAnsi="Wingdings" w:hint="default"/>
      </w:rPr>
    </w:lvl>
    <w:lvl w:ilvl="5" w:tplc="04090005" w:tentative="1">
      <w:start w:val="1"/>
      <w:numFmt w:val="bullet"/>
      <w:lvlText w:val=""/>
      <w:lvlJc w:val="left"/>
      <w:pPr>
        <w:ind w:left="3131" w:hanging="420"/>
      </w:pPr>
      <w:rPr>
        <w:rFonts w:ascii="Wingdings" w:hAnsi="Wingdings" w:hint="default"/>
      </w:rPr>
    </w:lvl>
    <w:lvl w:ilvl="6" w:tplc="04090001" w:tentative="1">
      <w:start w:val="1"/>
      <w:numFmt w:val="bullet"/>
      <w:lvlText w:val=""/>
      <w:lvlJc w:val="left"/>
      <w:pPr>
        <w:ind w:left="3551" w:hanging="420"/>
      </w:pPr>
      <w:rPr>
        <w:rFonts w:ascii="Wingdings" w:hAnsi="Wingdings" w:hint="default"/>
      </w:rPr>
    </w:lvl>
    <w:lvl w:ilvl="7" w:tplc="04090003" w:tentative="1">
      <w:start w:val="1"/>
      <w:numFmt w:val="bullet"/>
      <w:lvlText w:val=""/>
      <w:lvlJc w:val="left"/>
      <w:pPr>
        <w:ind w:left="3971" w:hanging="420"/>
      </w:pPr>
      <w:rPr>
        <w:rFonts w:ascii="Wingdings" w:hAnsi="Wingdings" w:hint="default"/>
      </w:rPr>
    </w:lvl>
    <w:lvl w:ilvl="8" w:tplc="04090005" w:tentative="1">
      <w:start w:val="1"/>
      <w:numFmt w:val="bullet"/>
      <w:lvlText w:val=""/>
      <w:lvlJc w:val="left"/>
      <w:pPr>
        <w:ind w:left="4391" w:hanging="420"/>
      </w:pPr>
      <w:rPr>
        <w:rFonts w:ascii="Wingdings" w:hAnsi="Wingdings" w:hint="default"/>
      </w:rPr>
    </w:lvl>
  </w:abstractNum>
  <w:abstractNum w:abstractNumId="16">
    <w:nsid w:val="41604B58"/>
    <w:multiLevelType w:val="hybridMultilevel"/>
    <w:tmpl w:val="616E181A"/>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445238D4"/>
    <w:multiLevelType w:val="hybridMultilevel"/>
    <w:tmpl w:val="CB94798E"/>
    <w:lvl w:ilvl="0" w:tplc="04090001">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8">
    <w:nsid w:val="4BED15A2"/>
    <w:multiLevelType w:val="hybridMultilevel"/>
    <w:tmpl w:val="51547CDA"/>
    <w:lvl w:ilvl="0" w:tplc="04090001">
      <w:start w:val="1"/>
      <w:numFmt w:val="bullet"/>
      <w:lvlText w:val=""/>
      <w:lvlJc w:val="left"/>
      <w:pPr>
        <w:ind w:left="1353" w:hanging="420"/>
      </w:pPr>
      <w:rPr>
        <w:rFonts w:ascii="Wingdings" w:hAnsi="Wingdings" w:hint="default"/>
      </w:rPr>
    </w:lvl>
    <w:lvl w:ilvl="1" w:tplc="04090003" w:tentative="1">
      <w:start w:val="1"/>
      <w:numFmt w:val="bullet"/>
      <w:lvlText w:val=""/>
      <w:lvlJc w:val="left"/>
      <w:pPr>
        <w:ind w:left="1773" w:hanging="420"/>
      </w:pPr>
      <w:rPr>
        <w:rFonts w:ascii="Wingdings" w:hAnsi="Wingdings" w:hint="default"/>
      </w:rPr>
    </w:lvl>
    <w:lvl w:ilvl="2" w:tplc="04090005" w:tentative="1">
      <w:start w:val="1"/>
      <w:numFmt w:val="bullet"/>
      <w:lvlText w:val=""/>
      <w:lvlJc w:val="left"/>
      <w:pPr>
        <w:ind w:left="2193" w:hanging="420"/>
      </w:pPr>
      <w:rPr>
        <w:rFonts w:ascii="Wingdings" w:hAnsi="Wingdings" w:hint="default"/>
      </w:rPr>
    </w:lvl>
    <w:lvl w:ilvl="3" w:tplc="04090001" w:tentative="1">
      <w:start w:val="1"/>
      <w:numFmt w:val="bullet"/>
      <w:lvlText w:val=""/>
      <w:lvlJc w:val="left"/>
      <w:pPr>
        <w:ind w:left="2613" w:hanging="420"/>
      </w:pPr>
      <w:rPr>
        <w:rFonts w:ascii="Wingdings" w:hAnsi="Wingdings" w:hint="default"/>
      </w:rPr>
    </w:lvl>
    <w:lvl w:ilvl="4" w:tplc="04090003" w:tentative="1">
      <w:start w:val="1"/>
      <w:numFmt w:val="bullet"/>
      <w:lvlText w:val=""/>
      <w:lvlJc w:val="left"/>
      <w:pPr>
        <w:ind w:left="3033" w:hanging="420"/>
      </w:pPr>
      <w:rPr>
        <w:rFonts w:ascii="Wingdings" w:hAnsi="Wingdings" w:hint="default"/>
      </w:rPr>
    </w:lvl>
    <w:lvl w:ilvl="5" w:tplc="04090005" w:tentative="1">
      <w:start w:val="1"/>
      <w:numFmt w:val="bullet"/>
      <w:lvlText w:val=""/>
      <w:lvlJc w:val="left"/>
      <w:pPr>
        <w:ind w:left="3453" w:hanging="420"/>
      </w:pPr>
      <w:rPr>
        <w:rFonts w:ascii="Wingdings" w:hAnsi="Wingdings" w:hint="default"/>
      </w:rPr>
    </w:lvl>
    <w:lvl w:ilvl="6" w:tplc="04090001" w:tentative="1">
      <w:start w:val="1"/>
      <w:numFmt w:val="bullet"/>
      <w:lvlText w:val=""/>
      <w:lvlJc w:val="left"/>
      <w:pPr>
        <w:ind w:left="3873" w:hanging="420"/>
      </w:pPr>
      <w:rPr>
        <w:rFonts w:ascii="Wingdings" w:hAnsi="Wingdings" w:hint="default"/>
      </w:rPr>
    </w:lvl>
    <w:lvl w:ilvl="7" w:tplc="04090003" w:tentative="1">
      <w:start w:val="1"/>
      <w:numFmt w:val="bullet"/>
      <w:lvlText w:val=""/>
      <w:lvlJc w:val="left"/>
      <w:pPr>
        <w:ind w:left="4293" w:hanging="420"/>
      </w:pPr>
      <w:rPr>
        <w:rFonts w:ascii="Wingdings" w:hAnsi="Wingdings" w:hint="default"/>
      </w:rPr>
    </w:lvl>
    <w:lvl w:ilvl="8" w:tplc="04090005" w:tentative="1">
      <w:start w:val="1"/>
      <w:numFmt w:val="bullet"/>
      <w:lvlText w:val=""/>
      <w:lvlJc w:val="left"/>
      <w:pPr>
        <w:ind w:left="4713" w:hanging="420"/>
      </w:pPr>
      <w:rPr>
        <w:rFonts w:ascii="Wingdings" w:hAnsi="Wingdings" w:hint="default"/>
      </w:rPr>
    </w:lvl>
  </w:abstractNum>
  <w:abstractNum w:abstractNumId="19">
    <w:nsid w:val="4EC34C87"/>
    <w:multiLevelType w:val="hybridMultilevel"/>
    <w:tmpl w:val="5CD4AA20"/>
    <w:lvl w:ilvl="0" w:tplc="04090003">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20">
    <w:nsid w:val="52EF7481"/>
    <w:multiLevelType w:val="hybridMultilevel"/>
    <w:tmpl w:val="70804BD8"/>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nsid w:val="538277CB"/>
    <w:multiLevelType w:val="hybridMultilevel"/>
    <w:tmpl w:val="1F509C38"/>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nsid w:val="55294C76"/>
    <w:multiLevelType w:val="hybridMultilevel"/>
    <w:tmpl w:val="0C7C2C92"/>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3">
    <w:nsid w:val="55EB5AC4"/>
    <w:multiLevelType w:val="hybridMultilevel"/>
    <w:tmpl w:val="B1B876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57BC05A7"/>
    <w:multiLevelType w:val="hybridMultilevel"/>
    <w:tmpl w:val="979258B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A2876FA"/>
    <w:multiLevelType w:val="hybridMultilevel"/>
    <w:tmpl w:val="BC1271EE"/>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nsid w:val="5B9108DB"/>
    <w:multiLevelType w:val="hybridMultilevel"/>
    <w:tmpl w:val="D2A48C86"/>
    <w:lvl w:ilvl="0" w:tplc="04090003">
      <w:start w:val="1"/>
      <w:numFmt w:val="bullet"/>
      <w:lvlText w:val=""/>
      <w:lvlJc w:val="left"/>
      <w:pPr>
        <w:ind w:left="1785" w:hanging="420"/>
      </w:pPr>
      <w:rPr>
        <w:rFonts w:ascii="Wingdings" w:hAnsi="Wingdings" w:hint="default"/>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27">
    <w:nsid w:val="642E7429"/>
    <w:multiLevelType w:val="hybridMultilevel"/>
    <w:tmpl w:val="47BEA6BC"/>
    <w:lvl w:ilvl="0" w:tplc="0409000B">
      <w:start w:val="1"/>
      <w:numFmt w:val="bullet"/>
      <w:lvlText w:val=""/>
      <w:lvlJc w:val="left"/>
      <w:pPr>
        <w:ind w:left="947" w:hanging="420"/>
      </w:pPr>
      <w:rPr>
        <w:rFonts w:ascii="Wingdings" w:hAnsi="Wingdings"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28">
    <w:nsid w:val="666F05B6"/>
    <w:multiLevelType w:val="hybridMultilevel"/>
    <w:tmpl w:val="28EAF30C"/>
    <w:lvl w:ilvl="0" w:tplc="0409000B">
      <w:start w:val="1"/>
      <w:numFmt w:val="bullet"/>
      <w:lvlText w:val=""/>
      <w:lvlJc w:val="left"/>
      <w:pPr>
        <w:ind w:left="936" w:hanging="420"/>
      </w:pPr>
      <w:rPr>
        <w:rFonts w:ascii="Wingdings" w:hAnsi="Wingdings" w:hint="default"/>
      </w:rPr>
    </w:lvl>
    <w:lvl w:ilvl="1" w:tplc="04090003" w:tentative="1">
      <w:start w:val="1"/>
      <w:numFmt w:val="bullet"/>
      <w:lvlText w:val=""/>
      <w:lvlJc w:val="left"/>
      <w:pPr>
        <w:ind w:left="1356" w:hanging="420"/>
      </w:pPr>
      <w:rPr>
        <w:rFonts w:ascii="Wingdings" w:hAnsi="Wingdings" w:hint="default"/>
      </w:rPr>
    </w:lvl>
    <w:lvl w:ilvl="2" w:tplc="04090005" w:tentative="1">
      <w:start w:val="1"/>
      <w:numFmt w:val="bullet"/>
      <w:lvlText w:val=""/>
      <w:lvlJc w:val="left"/>
      <w:pPr>
        <w:ind w:left="1776" w:hanging="420"/>
      </w:pPr>
      <w:rPr>
        <w:rFonts w:ascii="Wingdings" w:hAnsi="Wingdings" w:hint="default"/>
      </w:rPr>
    </w:lvl>
    <w:lvl w:ilvl="3" w:tplc="04090001" w:tentative="1">
      <w:start w:val="1"/>
      <w:numFmt w:val="bullet"/>
      <w:lvlText w:val=""/>
      <w:lvlJc w:val="left"/>
      <w:pPr>
        <w:ind w:left="2196" w:hanging="420"/>
      </w:pPr>
      <w:rPr>
        <w:rFonts w:ascii="Wingdings" w:hAnsi="Wingdings" w:hint="default"/>
      </w:rPr>
    </w:lvl>
    <w:lvl w:ilvl="4" w:tplc="04090003" w:tentative="1">
      <w:start w:val="1"/>
      <w:numFmt w:val="bullet"/>
      <w:lvlText w:val=""/>
      <w:lvlJc w:val="left"/>
      <w:pPr>
        <w:ind w:left="2616" w:hanging="420"/>
      </w:pPr>
      <w:rPr>
        <w:rFonts w:ascii="Wingdings" w:hAnsi="Wingdings" w:hint="default"/>
      </w:rPr>
    </w:lvl>
    <w:lvl w:ilvl="5" w:tplc="04090005" w:tentative="1">
      <w:start w:val="1"/>
      <w:numFmt w:val="bullet"/>
      <w:lvlText w:val=""/>
      <w:lvlJc w:val="left"/>
      <w:pPr>
        <w:ind w:left="3036" w:hanging="420"/>
      </w:pPr>
      <w:rPr>
        <w:rFonts w:ascii="Wingdings" w:hAnsi="Wingdings" w:hint="default"/>
      </w:rPr>
    </w:lvl>
    <w:lvl w:ilvl="6" w:tplc="04090001" w:tentative="1">
      <w:start w:val="1"/>
      <w:numFmt w:val="bullet"/>
      <w:lvlText w:val=""/>
      <w:lvlJc w:val="left"/>
      <w:pPr>
        <w:ind w:left="3456" w:hanging="420"/>
      </w:pPr>
      <w:rPr>
        <w:rFonts w:ascii="Wingdings" w:hAnsi="Wingdings" w:hint="default"/>
      </w:rPr>
    </w:lvl>
    <w:lvl w:ilvl="7" w:tplc="04090003" w:tentative="1">
      <w:start w:val="1"/>
      <w:numFmt w:val="bullet"/>
      <w:lvlText w:val=""/>
      <w:lvlJc w:val="left"/>
      <w:pPr>
        <w:ind w:left="3876" w:hanging="420"/>
      </w:pPr>
      <w:rPr>
        <w:rFonts w:ascii="Wingdings" w:hAnsi="Wingdings" w:hint="default"/>
      </w:rPr>
    </w:lvl>
    <w:lvl w:ilvl="8" w:tplc="04090005" w:tentative="1">
      <w:start w:val="1"/>
      <w:numFmt w:val="bullet"/>
      <w:lvlText w:val=""/>
      <w:lvlJc w:val="left"/>
      <w:pPr>
        <w:ind w:left="4296" w:hanging="420"/>
      </w:pPr>
      <w:rPr>
        <w:rFonts w:ascii="Wingdings" w:hAnsi="Wingdings" w:hint="default"/>
      </w:rPr>
    </w:lvl>
  </w:abstractNum>
  <w:abstractNum w:abstractNumId="29">
    <w:nsid w:val="6CBB0A31"/>
    <w:multiLevelType w:val="hybridMultilevel"/>
    <w:tmpl w:val="30D012CA"/>
    <w:lvl w:ilvl="0" w:tplc="04090001">
      <w:start w:val="1"/>
      <w:numFmt w:val="bullet"/>
      <w:lvlText w:val=""/>
      <w:lvlJc w:val="left"/>
      <w:pPr>
        <w:ind w:left="1139" w:hanging="420"/>
      </w:pPr>
      <w:rPr>
        <w:rFonts w:ascii="Wingdings" w:hAnsi="Wingdings" w:hint="default"/>
      </w:rPr>
    </w:lvl>
    <w:lvl w:ilvl="1" w:tplc="04090003" w:tentative="1">
      <w:start w:val="1"/>
      <w:numFmt w:val="bullet"/>
      <w:lvlText w:val=""/>
      <w:lvlJc w:val="left"/>
      <w:pPr>
        <w:ind w:left="1559" w:hanging="420"/>
      </w:pPr>
      <w:rPr>
        <w:rFonts w:ascii="Wingdings" w:hAnsi="Wingdings" w:hint="default"/>
      </w:rPr>
    </w:lvl>
    <w:lvl w:ilvl="2" w:tplc="04090005" w:tentative="1">
      <w:start w:val="1"/>
      <w:numFmt w:val="bullet"/>
      <w:lvlText w:val=""/>
      <w:lvlJc w:val="left"/>
      <w:pPr>
        <w:ind w:left="1979" w:hanging="420"/>
      </w:pPr>
      <w:rPr>
        <w:rFonts w:ascii="Wingdings" w:hAnsi="Wingdings" w:hint="default"/>
      </w:rPr>
    </w:lvl>
    <w:lvl w:ilvl="3" w:tplc="04090001" w:tentative="1">
      <w:start w:val="1"/>
      <w:numFmt w:val="bullet"/>
      <w:lvlText w:val=""/>
      <w:lvlJc w:val="left"/>
      <w:pPr>
        <w:ind w:left="2399" w:hanging="420"/>
      </w:pPr>
      <w:rPr>
        <w:rFonts w:ascii="Wingdings" w:hAnsi="Wingdings" w:hint="default"/>
      </w:rPr>
    </w:lvl>
    <w:lvl w:ilvl="4" w:tplc="04090003" w:tentative="1">
      <w:start w:val="1"/>
      <w:numFmt w:val="bullet"/>
      <w:lvlText w:val=""/>
      <w:lvlJc w:val="left"/>
      <w:pPr>
        <w:ind w:left="2819" w:hanging="420"/>
      </w:pPr>
      <w:rPr>
        <w:rFonts w:ascii="Wingdings" w:hAnsi="Wingdings" w:hint="default"/>
      </w:rPr>
    </w:lvl>
    <w:lvl w:ilvl="5" w:tplc="04090005" w:tentative="1">
      <w:start w:val="1"/>
      <w:numFmt w:val="bullet"/>
      <w:lvlText w:val=""/>
      <w:lvlJc w:val="left"/>
      <w:pPr>
        <w:ind w:left="3239" w:hanging="420"/>
      </w:pPr>
      <w:rPr>
        <w:rFonts w:ascii="Wingdings" w:hAnsi="Wingdings" w:hint="default"/>
      </w:rPr>
    </w:lvl>
    <w:lvl w:ilvl="6" w:tplc="04090001" w:tentative="1">
      <w:start w:val="1"/>
      <w:numFmt w:val="bullet"/>
      <w:lvlText w:val=""/>
      <w:lvlJc w:val="left"/>
      <w:pPr>
        <w:ind w:left="3659" w:hanging="420"/>
      </w:pPr>
      <w:rPr>
        <w:rFonts w:ascii="Wingdings" w:hAnsi="Wingdings" w:hint="default"/>
      </w:rPr>
    </w:lvl>
    <w:lvl w:ilvl="7" w:tplc="04090003" w:tentative="1">
      <w:start w:val="1"/>
      <w:numFmt w:val="bullet"/>
      <w:lvlText w:val=""/>
      <w:lvlJc w:val="left"/>
      <w:pPr>
        <w:ind w:left="4079" w:hanging="420"/>
      </w:pPr>
      <w:rPr>
        <w:rFonts w:ascii="Wingdings" w:hAnsi="Wingdings" w:hint="default"/>
      </w:rPr>
    </w:lvl>
    <w:lvl w:ilvl="8" w:tplc="04090005" w:tentative="1">
      <w:start w:val="1"/>
      <w:numFmt w:val="bullet"/>
      <w:lvlText w:val=""/>
      <w:lvlJc w:val="left"/>
      <w:pPr>
        <w:ind w:left="4499" w:hanging="420"/>
      </w:pPr>
      <w:rPr>
        <w:rFonts w:ascii="Wingdings" w:hAnsi="Wingdings" w:hint="default"/>
      </w:rPr>
    </w:lvl>
  </w:abstractNum>
  <w:abstractNum w:abstractNumId="30">
    <w:nsid w:val="75F16FF7"/>
    <w:multiLevelType w:val="hybridMultilevel"/>
    <w:tmpl w:val="3FB6A172"/>
    <w:lvl w:ilvl="0" w:tplc="04090001">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31">
    <w:nsid w:val="7B1A68C8"/>
    <w:multiLevelType w:val="hybridMultilevel"/>
    <w:tmpl w:val="41DE5CFC"/>
    <w:lvl w:ilvl="0" w:tplc="0409000B">
      <w:start w:val="1"/>
      <w:numFmt w:val="bullet"/>
      <w:lvlText w:val=""/>
      <w:lvlJc w:val="left"/>
      <w:pPr>
        <w:ind w:left="719" w:hanging="420"/>
      </w:pPr>
      <w:rPr>
        <w:rFonts w:ascii="Wingdings" w:hAnsi="Wingdings" w:hint="default"/>
      </w:rPr>
    </w:lvl>
    <w:lvl w:ilvl="1" w:tplc="04090003" w:tentative="1">
      <w:start w:val="1"/>
      <w:numFmt w:val="bullet"/>
      <w:lvlText w:val=""/>
      <w:lvlJc w:val="left"/>
      <w:pPr>
        <w:ind w:left="1139" w:hanging="420"/>
      </w:pPr>
      <w:rPr>
        <w:rFonts w:ascii="Wingdings" w:hAnsi="Wingdings" w:hint="default"/>
      </w:rPr>
    </w:lvl>
    <w:lvl w:ilvl="2" w:tplc="04090005" w:tentative="1">
      <w:start w:val="1"/>
      <w:numFmt w:val="bullet"/>
      <w:lvlText w:val=""/>
      <w:lvlJc w:val="left"/>
      <w:pPr>
        <w:ind w:left="1559" w:hanging="420"/>
      </w:pPr>
      <w:rPr>
        <w:rFonts w:ascii="Wingdings" w:hAnsi="Wingdings" w:hint="default"/>
      </w:rPr>
    </w:lvl>
    <w:lvl w:ilvl="3" w:tplc="04090001" w:tentative="1">
      <w:start w:val="1"/>
      <w:numFmt w:val="bullet"/>
      <w:lvlText w:val=""/>
      <w:lvlJc w:val="left"/>
      <w:pPr>
        <w:ind w:left="1979" w:hanging="420"/>
      </w:pPr>
      <w:rPr>
        <w:rFonts w:ascii="Wingdings" w:hAnsi="Wingdings" w:hint="default"/>
      </w:rPr>
    </w:lvl>
    <w:lvl w:ilvl="4" w:tplc="04090003" w:tentative="1">
      <w:start w:val="1"/>
      <w:numFmt w:val="bullet"/>
      <w:lvlText w:val=""/>
      <w:lvlJc w:val="left"/>
      <w:pPr>
        <w:ind w:left="2399" w:hanging="420"/>
      </w:pPr>
      <w:rPr>
        <w:rFonts w:ascii="Wingdings" w:hAnsi="Wingdings" w:hint="default"/>
      </w:rPr>
    </w:lvl>
    <w:lvl w:ilvl="5" w:tplc="04090005" w:tentative="1">
      <w:start w:val="1"/>
      <w:numFmt w:val="bullet"/>
      <w:lvlText w:val=""/>
      <w:lvlJc w:val="left"/>
      <w:pPr>
        <w:ind w:left="2819" w:hanging="420"/>
      </w:pPr>
      <w:rPr>
        <w:rFonts w:ascii="Wingdings" w:hAnsi="Wingdings" w:hint="default"/>
      </w:rPr>
    </w:lvl>
    <w:lvl w:ilvl="6" w:tplc="04090001" w:tentative="1">
      <w:start w:val="1"/>
      <w:numFmt w:val="bullet"/>
      <w:lvlText w:val=""/>
      <w:lvlJc w:val="left"/>
      <w:pPr>
        <w:ind w:left="3239" w:hanging="420"/>
      </w:pPr>
      <w:rPr>
        <w:rFonts w:ascii="Wingdings" w:hAnsi="Wingdings" w:hint="default"/>
      </w:rPr>
    </w:lvl>
    <w:lvl w:ilvl="7" w:tplc="04090003" w:tentative="1">
      <w:start w:val="1"/>
      <w:numFmt w:val="bullet"/>
      <w:lvlText w:val=""/>
      <w:lvlJc w:val="left"/>
      <w:pPr>
        <w:ind w:left="3659" w:hanging="420"/>
      </w:pPr>
      <w:rPr>
        <w:rFonts w:ascii="Wingdings" w:hAnsi="Wingdings" w:hint="default"/>
      </w:rPr>
    </w:lvl>
    <w:lvl w:ilvl="8" w:tplc="04090005" w:tentative="1">
      <w:start w:val="1"/>
      <w:numFmt w:val="bullet"/>
      <w:lvlText w:val=""/>
      <w:lvlJc w:val="left"/>
      <w:pPr>
        <w:ind w:left="4079" w:hanging="420"/>
      </w:pPr>
      <w:rPr>
        <w:rFonts w:ascii="Wingdings" w:hAnsi="Wingdings" w:hint="default"/>
      </w:rPr>
    </w:lvl>
  </w:abstractNum>
  <w:num w:numId="1">
    <w:abstractNumId w:val="12"/>
  </w:num>
  <w:num w:numId="2">
    <w:abstractNumId w:val="15"/>
  </w:num>
  <w:num w:numId="3">
    <w:abstractNumId w:val="24"/>
  </w:num>
  <w:num w:numId="4">
    <w:abstractNumId w:val="6"/>
  </w:num>
  <w:num w:numId="5">
    <w:abstractNumId w:val="7"/>
  </w:num>
  <w:num w:numId="6">
    <w:abstractNumId w:val="14"/>
  </w:num>
  <w:num w:numId="7">
    <w:abstractNumId w:val="28"/>
  </w:num>
  <w:num w:numId="8">
    <w:abstractNumId w:val="27"/>
  </w:num>
  <w:num w:numId="9">
    <w:abstractNumId w:val="0"/>
  </w:num>
  <w:num w:numId="10">
    <w:abstractNumId w:val="5"/>
  </w:num>
  <w:num w:numId="11">
    <w:abstractNumId w:val="2"/>
  </w:num>
  <w:num w:numId="12">
    <w:abstractNumId w:val="25"/>
  </w:num>
  <w:num w:numId="13">
    <w:abstractNumId w:val="9"/>
  </w:num>
  <w:num w:numId="14">
    <w:abstractNumId w:val="21"/>
  </w:num>
  <w:num w:numId="15">
    <w:abstractNumId w:val="17"/>
  </w:num>
  <w:num w:numId="16">
    <w:abstractNumId w:val="4"/>
  </w:num>
  <w:num w:numId="17">
    <w:abstractNumId w:val="31"/>
  </w:num>
  <w:num w:numId="18">
    <w:abstractNumId w:val="22"/>
  </w:num>
  <w:num w:numId="19">
    <w:abstractNumId w:val="18"/>
  </w:num>
  <w:num w:numId="20">
    <w:abstractNumId w:val="8"/>
  </w:num>
  <w:num w:numId="21">
    <w:abstractNumId w:val="26"/>
  </w:num>
  <w:num w:numId="22">
    <w:abstractNumId w:val="16"/>
  </w:num>
  <w:num w:numId="23">
    <w:abstractNumId w:val="20"/>
  </w:num>
  <w:num w:numId="24">
    <w:abstractNumId w:val="30"/>
  </w:num>
  <w:num w:numId="25">
    <w:abstractNumId w:val="10"/>
  </w:num>
  <w:num w:numId="26">
    <w:abstractNumId w:val="3"/>
  </w:num>
  <w:num w:numId="27">
    <w:abstractNumId w:val="13"/>
  </w:num>
  <w:num w:numId="28">
    <w:abstractNumId w:val="19"/>
  </w:num>
  <w:num w:numId="29">
    <w:abstractNumId w:val="23"/>
  </w:num>
  <w:num w:numId="30">
    <w:abstractNumId w:val="11"/>
  </w:num>
  <w:num w:numId="31">
    <w:abstractNumId w:val="29"/>
  </w:num>
  <w:num w:numId="32">
    <w:abstractNumId w:val="1"/>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191490">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82616"/>
    <w:rsid w:val="00003D48"/>
    <w:rsid w:val="00007C00"/>
    <w:rsid w:val="0001485C"/>
    <w:rsid w:val="00014E67"/>
    <w:rsid w:val="00020DE7"/>
    <w:rsid w:val="000217FF"/>
    <w:rsid w:val="00021FA6"/>
    <w:rsid w:val="0002334C"/>
    <w:rsid w:val="00023C5F"/>
    <w:rsid w:val="00024ABC"/>
    <w:rsid w:val="000258F8"/>
    <w:rsid w:val="00025BC6"/>
    <w:rsid w:val="000260EB"/>
    <w:rsid w:val="000268AF"/>
    <w:rsid w:val="00030414"/>
    <w:rsid w:val="00030AB9"/>
    <w:rsid w:val="00036474"/>
    <w:rsid w:val="000443EF"/>
    <w:rsid w:val="00044E43"/>
    <w:rsid w:val="00055C9C"/>
    <w:rsid w:val="0006687F"/>
    <w:rsid w:val="00071143"/>
    <w:rsid w:val="000717F8"/>
    <w:rsid w:val="00071F4A"/>
    <w:rsid w:val="0008139E"/>
    <w:rsid w:val="000823C0"/>
    <w:rsid w:val="000871B4"/>
    <w:rsid w:val="00090B01"/>
    <w:rsid w:val="000A5A24"/>
    <w:rsid w:val="000B11C8"/>
    <w:rsid w:val="000B4C07"/>
    <w:rsid w:val="000C0C48"/>
    <w:rsid w:val="000C5B74"/>
    <w:rsid w:val="000D2301"/>
    <w:rsid w:val="000D369F"/>
    <w:rsid w:val="000E0039"/>
    <w:rsid w:val="000E18EA"/>
    <w:rsid w:val="000E2D63"/>
    <w:rsid w:val="000E351D"/>
    <w:rsid w:val="000E630B"/>
    <w:rsid w:val="00102CCC"/>
    <w:rsid w:val="00110A79"/>
    <w:rsid w:val="0011134A"/>
    <w:rsid w:val="00113827"/>
    <w:rsid w:val="00124145"/>
    <w:rsid w:val="00124202"/>
    <w:rsid w:val="001315C9"/>
    <w:rsid w:val="0013297A"/>
    <w:rsid w:val="001363F5"/>
    <w:rsid w:val="00145D40"/>
    <w:rsid w:val="001512FA"/>
    <w:rsid w:val="0015246C"/>
    <w:rsid w:val="00155B67"/>
    <w:rsid w:val="00160248"/>
    <w:rsid w:val="00163E49"/>
    <w:rsid w:val="001648D7"/>
    <w:rsid w:val="00166129"/>
    <w:rsid w:val="00171845"/>
    <w:rsid w:val="00175369"/>
    <w:rsid w:val="001833B7"/>
    <w:rsid w:val="00183D1A"/>
    <w:rsid w:val="00187467"/>
    <w:rsid w:val="00187A44"/>
    <w:rsid w:val="0019799B"/>
    <w:rsid w:val="001A105A"/>
    <w:rsid w:val="001A12AD"/>
    <w:rsid w:val="001B3337"/>
    <w:rsid w:val="001B54B2"/>
    <w:rsid w:val="001B70F7"/>
    <w:rsid w:val="001C3E2A"/>
    <w:rsid w:val="001C4690"/>
    <w:rsid w:val="001D62CC"/>
    <w:rsid w:val="001D7708"/>
    <w:rsid w:val="001E1E5A"/>
    <w:rsid w:val="001E49F4"/>
    <w:rsid w:val="00205745"/>
    <w:rsid w:val="0020785C"/>
    <w:rsid w:val="0022069B"/>
    <w:rsid w:val="00223046"/>
    <w:rsid w:val="0022347A"/>
    <w:rsid w:val="00226522"/>
    <w:rsid w:val="00230B31"/>
    <w:rsid w:val="002340BE"/>
    <w:rsid w:val="0023482E"/>
    <w:rsid w:val="00235499"/>
    <w:rsid w:val="002354AF"/>
    <w:rsid w:val="002378E2"/>
    <w:rsid w:val="00243A07"/>
    <w:rsid w:val="00250181"/>
    <w:rsid w:val="0025502B"/>
    <w:rsid w:val="00256EC6"/>
    <w:rsid w:val="002578DB"/>
    <w:rsid w:val="002719FC"/>
    <w:rsid w:val="0027480E"/>
    <w:rsid w:val="00275873"/>
    <w:rsid w:val="0027751D"/>
    <w:rsid w:val="00281B85"/>
    <w:rsid w:val="00286AC8"/>
    <w:rsid w:val="00296304"/>
    <w:rsid w:val="002A1A2C"/>
    <w:rsid w:val="002B1FE0"/>
    <w:rsid w:val="002B7E90"/>
    <w:rsid w:val="002C010F"/>
    <w:rsid w:val="002C1D97"/>
    <w:rsid w:val="002C2758"/>
    <w:rsid w:val="002C7FDC"/>
    <w:rsid w:val="002D2298"/>
    <w:rsid w:val="002D4881"/>
    <w:rsid w:val="002D68BB"/>
    <w:rsid w:val="002D6F46"/>
    <w:rsid w:val="002E5AE1"/>
    <w:rsid w:val="002F5EF0"/>
    <w:rsid w:val="003000EF"/>
    <w:rsid w:val="00300D26"/>
    <w:rsid w:val="00300F81"/>
    <w:rsid w:val="003024DC"/>
    <w:rsid w:val="0030312B"/>
    <w:rsid w:val="00305271"/>
    <w:rsid w:val="00306944"/>
    <w:rsid w:val="00311258"/>
    <w:rsid w:val="00311276"/>
    <w:rsid w:val="00312C68"/>
    <w:rsid w:val="00316059"/>
    <w:rsid w:val="00321F6F"/>
    <w:rsid w:val="00322F28"/>
    <w:rsid w:val="00325555"/>
    <w:rsid w:val="00327FC0"/>
    <w:rsid w:val="00331E50"/>
    <w:rsid w:val="00331FD9"/>
    <w:rsid w:val="00334619"/>
    <w:rsid w:val="00337FA0"/>
    <w:rsid w:val="00344F88"/>
    <w:rsid w:val="00355193"/>
    <w:rsid w:val="00355718"/>
    <w:rsid w:val="00357456"/>
    <w:rsid w:val="00362EC0"/>
    <w:rsid w:val="00365850"/>
    <w:rsid w:val="00365D17"/>
    <w:rsid w:val="00377E8D"/>
    <w:rsid w:val="00380C2A"/>
    <w:rsid w:val="0039378F"/>
    <w:rsid w:val="00397022"/>
    <w:rsid w:val="003A6B63"/>
    <w:rsid w:val="003B0C19"/>
    <w:rsid w:val="003B1308"/>
    <w:rsid w:val="003B1990"/>
    <w:rsid w:val="003B2169"/>
    <w:rsid w:val="003B28F5"/>
    <w:rsid w:val="003B32E1"/>
    <w:rsid w:val="003B3702"/>
    <w:rsid w:val="003B594F"/>
    <w:rsid w:val="003C3AAA"/>
    <w:rsid w:val="003C513D"/>
    <w:rsid w:val="003C5F9B"/>
    <w:rsid w:val="003C72B6"/>
    <w:rsid w:val="003D0FF4"/>
    <w:rsid w:val="003D5A84"/>
    <w:rsid w:val="003D68F0"/>
    <w:rsid w:val="003E32D4"/>
    <w:rsid w:val="003E6091"/>
    <w:rsid w:val="003E6235"/>
    <w:rsid w:val="003E67D7"/>
    <w:rsid w:val="003F05E5"/>
    <w:rsid w:val="003F5D8B"/>
    <w:rsid w:val="003F632B"/>
    <w:rsid w:val="003F6B33"/>
    <w:rsid w:val="0041118C"/>
    <w:rsid w:val="004121F8"/>
    <w:rsid w:val="004137B8"/>
    <w:rsid w:val="00425DB3"/>
    <w:rsid w:val="004346C8"/>
    <w:rsid w:val="00434F93"/>
    <w:rsid w:val="00437751"/>
    <w:rsid w:val="004526D8"/>
    <w:rsid w:val="00456A95"/>
    <w:rsid w:val="00457EB9"/>
    <w:rsid w:val="00460729"/>
    <w:rsid w:val="00464640"/>
    <w:rsid w:val="00466948"/>
    <w:rsid w:val="00466FCA"/>
    <w:rsid w:val="0048274B"/>
    <w:rsid w:val="00492458"/>
    <w:rsid w:val="00495630"/>
    <w:rsid w:val="004A05D8"/>
    <w:rsid w:val="004A556B"/>
    <w:rsid w:val="004A7405"/>
    <w:rsid w:val="004A757B"/>
    <w:rsid w:val="004B4303"/>
    <w:rsid w:val="004B6084"/>
    <w:rsid w:val="004B7888"/>
    <w:rsid w:val="004B7AEC"/>
    <w:rsid w:val="004B7B8E"/>
    <w:rsid w:val="004C06BC"/>
    <w:rsid w:val="004D23BF"/>
    <w:rsid w:val="004D43ED"/>
    <w:rsid w:val="004E1DE2"/>
    <w:rsid w:val="004E23D2"/>
    <w:rsid w:val="004E2C95"/>
    <w:rsid w:val="004F2DDF"/>
    <w:rsid w:val="004F50FE"/>
    <w:rsid w:val="004F52E3"/>
    <w:rsid w:val="004F6FE4"/>
    <w:rsid w:val="005113D5"/>
    <w:rsid w:val="00514A40"/>
    <w:rsid w:val="00520453"/>
    <w:rsid w:val="005306E5"/>
    <w:rsid w:val="00535F9B"/>
    <w:rsid w:val="005432E1"/>
    <w:rsid w:val="00553061"/>
    <w:rsid w:val="00553628"/>
    <w:rsid w:val="00554653"/>
    <w:rsid w:val="00554D24"/>
    <w:rsid w:val="005560F2"/>
    <w:rsid w:val="00557D14"/>
    <w:rsid w:val="00560DC6"/>
    <w:rsid w:val="00560F50"/>
    <w:rsid w:val="00561347"/>
    <w:rsid w:val="00561DC7"/>
    <w:rsid w:val="00562503"/>
    <w:rsid w:val="005730CD"/>
    <w:rsid w:val="005745F3"/>
    <w:rsid w:val="00590BAD"/>
    <w:rsid w:val="005958A6"/>
    <w:rsid w:val="005A09C8"/>
    <w:rsid w:val="005A1CEC"/>
    <w:rsid w:val="005A5DBF"/>
    <w:rsid w:val="005A6463"/>
    <w:rsid w:val="005B0508"/>
    <w:rsid w:val="005B7A92"/>
    <w:rsid w:val="005C00DB"/>
    <w:rsid w:val="005C1C86"/>
    <w:rsid w:val="005C6B18"/>
    <w:rsid w:val="005D0D31"/>
    <w:rsid w:val="005D196A"/>
    <w:rsid w:val="005D1B22"/>
    <w:rsid w:val="005D5B73"/>
    <w:rsid w:val="005D5B9E"/>
    <w:rsid w:val="005E212E"/>
    <w:rsid w:val="005E2366"/>
    <w:rsid w:val="005E64BD"/>
    <w:rsid w:val="005E7C03"/>
    <w:rsid w:val="005F1993"/>
    <w:rsid w:val="005F3A63"/>
    <w:rsid w:val="006014B0"/>
    <w:rsid w:val="00607145"/>
    <w:rsid w:val="0061311C"/>
    <w:rsid w:val="006221BD"/>
    <w:rsid w:val="00622FB7"/>
    <w:rsid w:val="006265C1"/>
    <w:rsid w:val="00627260"/>
    <w:rsid w:val="00634C3C"/>
    <w:rsid w:val="00641B96"/>
    <w:rsid w:val="00650C57"/>
    <w:rsid w:val="00651185"/>
    <w:rsid w:val="006533FC"/>
    <w:rsid w:val="0066202E"/>
    <w:rsid w:val="00664492"/>
    <w:rsid w:val="0067074A"/>
    <w:rsid w:val="00670C05"/>
    <w:rsid w:val="006725EE"/>
    <w:rsid w:val="006746ED"/>
    <w:rsid w:val="00674909"/>
    <w:rsid w:val="00675ABA"/>
    <w:rsid w:val="00676A59"/>
    <w:rsid w:val="00677BC1"/>
    <w:rsid w:val="006816EC"/>
    <w:rsid w:val="006837EB"/>
    <w:rsid w:val="00684858"/>
    <w:rsid w:val="006852C8"/>
    <w:rsid w:val="0068599A"/>
    <w:rsid w:val="006915D9"/>
    <w:rsid w:val="00695A71"/>
    <w:rsid w:val="0069699F"/>
    <w:rsid w:val="00696CD6"/>
    <w:rsid w:val="006A0C88"/>
    <w:rsid w:val="006A4FB0"/>
    <w:rsid w:val="006B16F2"/>
    <w:rsid w:val="006B20D3"/>
    <w:rsid w:val="006C6ADD"/>
    <w:rsid w:val="006D159D"/>
    <w:rsid w:val="006D4536"/>
    <w:rsid w:val="006E0D72"/>
    <w:rsid w:val="006E17C2"/>
    <w:rsid w:val="006E1E27"/>
    <w:rsid w:val="006E2E9F"/>
    <w:rsid w:val="006E3EA7"/>
    <w:rsid w:val="006F3397"/>
    <w:rsid w:val="006F7C7B"/>
    <w:rsid w:val="0070313C"/>
    <w:rsid w:val="00703B13"/>
    <w:rsid w:val="007045AF"/>
    <w:rsid w:val="0070495E"/>
    <w:rsid w:val="00705FCD"/>
    <w:rsid w:val="00712AE1"/>
    <w:rsid w:val="00712E60"/>
    <w:rsid w:val="007167C7"/>
    <w:rsid w:val="00716950"/>
    <w:rsid w:val="00724855"/>
    <w:rsid w:val="00726C62"/>
    <w:rsid w:val="00730C47"/>
    <w:rsid w:val="0073488A"/>
    <w:rsid w:val="0075639E"/>
    <w:rsid w:val="0076048B"/>
    <w:rsid w:val="00762FDA"/>
    <w:rsid w:val="0076465D"/>
    <w:rsid w:val="0077036A"/>
    <w:rsid w:val="007714A7"/>
    <w:rsid w:val="0077222E"/>
    <w:rsid w:val="00776EE5"/>
    <w:rsid w:val="00781049"/>
    <w:rsid w:val="007819F2"/>
    <w:rsid w:val="00781CC3"/>
    <w:rsid w:val="00790849"/>
    <w:rsid w:val="0079154E"/>
    <w:rsid w:val="00792A43"/>
    <w:rsid w:val="007967FF"/>
    <w:rsid w:val="007A0531"/>
    <w:rsid w:val="007A4578"/>
    <w:rsid w:val="007B03E7"/>
    <w:rsid w:val="007B0A23"/>
    <w:rsid w:val="007B24DB"/>
    <w:rsid w:val="007B6303"/>
    <w:rsid w:val="007C20C3"/>
    <w:rsid w:val="007D24C4"/>
    <w:rsid w:val="007D4FBB"/>
    <w:rsid w:val="007E2999"/>
    <w:rsid w:val="007F104D"/>
    <w:rsid w:val="007F1A56"/>
    <w:rsid w:val="007F32C0"/>
    <w:rsid w:val="007F3D51"/>
    <w:rsid w:val="007F4729"/>
    <w:rsid w:val="007F7D38"/>
    <w:rsid w:val="00802E32"/>
    <w:rsid w:val="00803465"/>
    <w:rsid w:val="008035C3"/>
    <w:rsid w:val="0080379C"/>
    <w:rsid w:val="00804788"/>
    <w:rsid w:val="00806D2F"/>
    <w:rsid w:val="008103C8"/>
    <w:rsid w:val="00810FA0"/>
    <w:rsid w:val="0081428D"/>
    <w:rsid w:val="0081471C"/>
    <w:rsid w:val="00816541"/>
    <w:rsid w:val="008245EE"/>
    <w:rsid w:val="008274CE"/>
    <w:rsid w:val="0082758A"/>
    <w:rsid w:val="008304BD"/>
    <w:rsid w:val="00835FE7"/>
    <w:rsid w:val="00842AF4"/>
    <w:rsid w:val="00843C18"/>
    <w:rsid w:val="008461BC"/>
    <w:rsid w:val="008472F6"/>
    <w:rsid w:val="0085675D"/>
    <w:rsid w:val="00862724"/>
    <w:rsid w:val="00871C86"/>
    <w:rsid w:val="00873674"/>
    <w:rsid w:val="00877E2A"/>
    <w:rsid w:val="00886B5B"/>
    <w:rsid w:val="00887D27"/>
    <w:rsid w:val="00890ED9"/>
    <w:rsid w:val="00891A3E"/>
    <w:rsid w:val="008927BA"/>
    <w:rsid w:val="00896252"/>
    <w:rsid w:val="008A2608"/>
    <w:rsid w:val="008A6217"/>
    <w:rsid w:val="008A69DE"/>
    <w:rsid w:val="008A77E7"/>
    <w:rsid w:val="008A7CFA"/>
    <w:rsid w:val="008B06CD"/>
    <w:rsid w:val="008B23E4"/>
    <w:rsid w:val="008B39F2"/>
    <w:rsid w:val="008D01AF"/>
    <w:rsid w:val="008D7809"/>
    <w:rsid w:val="008D7B32"/>
    <w:rsid w:val="008E4564"/>
    <w:rsid w:val="008E4706"/>
    <w:rsid w:val="008E5826"/>
    <w:rsid w:val="008F7E15"/>
    <w:rsid w:val="0091268D"/>
    <w:rsid w:val="00912D68"/>
    <w:rsid w:val="00913796"/>
    <w:rsid w:val="00913AE0"/>
    <w:rsid w:val="00914E66"/>
    <w:rsid w:val="009232C8"/>
    <w:rsid w:val="009236BC"/>
    <w:rsid w:val="00923E7B"/>
    <w:rsid w:val="009324E0"/>
    <w:rsid w:val="00932790"/>
    <w:rsid w:val="0093685E"/>
    <w:rsid w:val="00940AA4"/>
    <w:rsid w:val="009472AA"/>
    <w:rsid w:val="00950F23"/>
    <w:rsid w:val="009533DF"/>
    <w:rsid w:val="00956685"/>
    <w:rsid w:val="009577A8"/>
    <w:rsid w:val="00957EEF"/>
    <w:rsid w:val="0096077C"/>
    <w:rsid w:val="00966893"/>
    <w:rsid w:val="00987328"/>
    <w:rsid w:val="00994BB8"/>
    <w:rsid w:val="009A2929"/>
    <w:rsid w:val="009A3347"/>
    <w:rsid w:val="009A3BE8"/>
    <w:rsid w:val="009B6BA3"/>
    <w:rsid w:val="009C6373"/>
    <w:rsid w:val="009D0D44"/>
    <w:rsid w:val="009D156D"/>
    <w:rsid w:val="009D19F6"/>
    <w:rsid w:val="009D3FAC"/>
    <w:rsid w:val="009D754A"/>
    <w:rsid w:val="009E1844"/>
    <w:rsid w:val="009E1D8B"/>
    <w:rsid w:val="009E2E12"/>
    <w:rsid w:val="009E5C2D"/>
    <w:rsid w:val="009F0BA4"/>
    <w:rsid w:val="00A0049F"/>
    <w:rsid w:val="00A047EF"/>
    <w:rsid w:val="00A04B07"/>
    <w:rsid w:val="00A075E9"/>
    <w:rsid w:val="00A10052"/>
    <w:rsid w:val="00A10E93"/>
    <w:rsid w:val="00A14AD9"/>
    <w:rsid w:val="00A23F5E"/>
    <w:rsid w:val="00A30A63"/>
    <w:rsid w:val="00A31275"/>
    <w:rsid w:val="00A366CF"/>
    <w:rsid w:val="00A424BA"/>
    <w:rsid w:val="00A439FD"/>
    <w:rsid w:val="00A44ACF"/>
    <w:rsid w:val="00A45647"/>
    <w:rsid w:val="00A50CF6"/>
    <w:rsid w:val="00A57325"/>
    <w:rsid w:val="00A61C65"/>
    <w:rsid w:val="00A62412"/>
    <w:rsid w:val="00A65F09"/>
    <w:rsid w:val="00A736FC"/>
    <w:rsid w:val="00A73FB0"/>
    <w:rsid w:val="00A76F6A"/>
    <w:rsid w:val="00A83E47"/>
    <w:rsid w:val="00A848AE"/>
    <w:rsid w:val="00A86B44"/>
    <w:rsid w:val="00A9143D"/>
    <w:rsid w:val="00A91C89"/>
    <w:rsid w:val="00A953DC"/>
    <w:rsid w:val="00A975B7"/>
    <w:rsid w:val="00AA0660"/>
    <w:rsid w:val="00AA62B7"/>
    <w:rsid w:val="00AB6483"/>
    <w:rsid w:val="00AC3D09"/>
    <w:rsid w:val="00AC4D93"/>
    <w:rsid w:val="00AC7B6A"/>
    <w:rsid w:val="00AD42CC"/>
    <w:rsid w:val="00AD6E69"/>
    <w:rsid w:val="00AD7D2A"/>
    <w:rsid w:val="00AE08D6"/>
    <w:rsid w:val="00AE0C1C"/>
    <w:rsid w:val="00AE4F53"/>
    <w:rsid w:val="00AE5A85"/>
    <w:rsid w:val="00AF28A7"/>
    <w:rsid w:val="00B0408E"/>
    <w:rsid w:val="00B1113B"/>
    <w:rsid w:val="00B243D6"/>
    <w:rsid w:val="00B25633"/>
    <w:rsid w:val="00B31240"/>
    <w:rsid w:val="00B3402C"/>
    <w:rsid w:val="00B37DCD"/>
    <w:rsid w:val="00B42C61"/>
    <w:rsid w:val="00B50A95"/>
    <w:rsid w:val="00B61A41"/>
    <w:rsid w:val="00B718AF"/>
    <w:rsid w:val="00B76B28"/>
    <w:rsid w:val="00B776BA"/>
    <w:rsid w:val="00B91A32"/>
    <w:rsid w:val="00B92D09"/>
    <w:rsid w:val="00B96010"/>
    <w:rsid w:val="00B96145"/>
    <w:rsid w:val="00BB4A27"/>
    <w:rsid w:val="00BB5130"/>
    <w:rsid w:val="00BC20AC"/>
    <w:rsid w:val="00BC539F"/>
    <w:rsid w:val="00BC7DFC"/>
    <w:rsid w:val="00BD1515"/>
    <w:rsid w:val="00BE26BD"/>
    <w:rsid w:val="00BE319B"/>
    <w:rsid w:val="00BF146F"/>
    <w:rsid w:val="00BF316D"/>
    <w:rsid w:val="00BF60E1"/>
    <w:rsid w:val="00C021B4"/>
    <w:rsid w:val="00C02B40"/>
    <w:rsid w:val="00C0319B"/>
    <w:rsid w:val="00C12FA0"/>
    <w:rsid w:val="00C2290F"/>
    <w:rsid w:val="00C31757"/>
    <w:rsid w:val="00C32E7A"/>
    <w:rsid w:val="00C341DE"/>
    <w:rsid w:val="00C34657"/>
    <w:rsid w:val="00C443FB"/>
    <w:rsid w:val="00C45A03"/>
    <w:rsid w:val="00C5099D"/>
    <w:rsid w:val="00C52FA7"/>
    <w:rsid w:val="00C53E22"/>
    <w:rsid w:val="00C551B4"/>
    <w:rsid w:val="00C5765A"/>
    <w:rsid w:val="00C6442F"/>
    <w:rsid w:val="00C71B7F"/>
    <w:rsid w:val="00C76890"/>
    <w:rsid w:val="00C76C9C"/>
    <w:rsid w:val="00C77785"/>
    <w:rsid w:val="00C81773"/>
    <w:rsid w:val="00C81DD2"/>
    <w:rsid w:val="00C8381D"/>
    <w:rsid w:val="00C86B75"/>
    <w:rsid w:val="00C91184"/>
    <w:rsid w:val="00C92D59"/>
    <w:rsid w:val="00C93D1B"/>
    <w:rsid w:val="00C957B4"/>
    <w:rsid w:val="00C96082"/>
    <w:rsid w:val="00CA1EC8"/>
    <w:rsid w:val="00CA440E"/>
    <w:rsid w:val="00CA49C2"/>
    <w:rsid w:val="00CA546C"/>
    <w:rsid w:val="00CA62F1"/>
    <w:rsid w:val="00CA6A1E"/>
    <w:rsid w:val="00CB2714"/>
    <w:rsid w:val="00CB3F34"/>
    <w:rsid w:val="00CB51C7"/>
    <w:rsid w:val="00CC0277"/>
    <w:rsid w:val="00CC2534"/>
    <w:rsid w:val="00CC6DB1"/>
    <w:rsid w:val="00CD0284"/>
    <w:rsid w:val="00CD0574"/>
    <w:rsid w:val="00CD40E3"/>
    <w:rsid w:val="00CD4ED9"/>
    <w:rsid w:val="00CD523A"/>
    <w:rsid w:val="00CD60A5"/>
    <w:rsid w:val="00CE2FA0"/>
    <w:rsid w:val="00CE424A"/>
    <w:rsid w:val="00CE5017"/>
    <w:rsid w:val="00CE6509"/>
    <w:rsid w:val="00CE7753"/>
    <w:rsid w:val="00CF0949"/>
    <w:rsid w:val="00CF2063"/>
    <w:rsid w:val="00CF6A6E"/>
    <w:rsid w:val="00CF734F"/>
    <w:rsid w:val="00D00FE4"/>
    <w:rsid w:val="00D014CF"/>
    <w:rsid w:val="00D014F3"/>
    <w:rsid w:val="00D02C41"/>
    <w:rsid w:val="00D058C8"/>
    <w:rsid w:val="00D0628B"/>
    <w:rsid w:val="00D063B7"/>
    <w:rsid w:val="00D10968"/>
    <w:rsid w:val="00D16063"/>
    <w:rsid w:val="00D206E8"/>
    <w:rsid w:val="00D2313E"/>
    <w:rsid w:val="00D2580A"/>
    <w:rsid w:val="00D25FD3"/>
    <w:rsid w:val="00D27BBB"/>
    <w:rsid w:val="00D315A8"/>
    <w:rsid w:val="00D33FA6"/>
    <w:rsid w:val="00D438C6"/>
    <w:rsid w:val="00D47205"/>
    <w:rsid w:val="00D50F0A"/>
    <w:rsid w:val="00D54064"/>
    <w:rsid w:val="00D54DCD"/>
    <w:rsid w:val="00D555EC"/>
    <w:rsid w:val="00D62084"/>
    <w:rsid w:val="00D6586A"/>
    <w:rsid w:val="00D70730"/>
    <w:rsid w:val="00D71099"/>
    <w:rsid w:val="00D75D68"/>
    <w:rsid w:val="00D766FE"/>
    <w:rsid w:val="00D76F40"/>
    <w:rsid w:val="00D82D18"/>
    <w:rsid w:val="00D844DC"/>
    <w:rsid w:val="00D85259"/>
    <w:rsid w:val="00D8653E"/>
    <w:rsid w:val="00D93AED"/>
    <w:rsid w:val="00D94C1A"/>
    <w:rsid w:val="00D97360"/>
    <w:rsid w:val="00DA1A0C"/>
    <w:rsid w:val="00DA287C"/>
    <w:rsid w:val="00DA3863"/>
    <w:rsid w:val="00DB06A3"/>
    <w:rsid w:val="00DB0FE6"/>
    <w:rsid w:val="00DB254D"/>
    <w:rsid w:val="00DB3D26"/>
    <w:rsid w:val="00DC5189"/>
    <w:rsid w:val="00DC51C3"/>
    <w:rsid w:val="00DD5C10"/>
    <w:rsid w:val="00DE0F69"/>
    <w:rsid w:val="00DE41D5"/>
    <w:rsid w:val="00DF6F09"/>
    <w:rsid w:val="00E0232C"/>
    <w:rsid w:val="00E12AB7"/>
    <w:rsid w:val="00E1439F"/>
    <w:rsid w:val="00E17B1C"/>
    <w:rsid w:val="00E32710"/>
    <w:rsid w:val="00E32B19"/>
    <w:rsid w:val="00E3450D"/>
    <w:rsid w:val="00E40B99"/>
    <w:rsid w:val="00E466A5"/>
    <w:rsid w:val="00E468C1"/>
    <w:rsid w:val="00E50732"/>
    <w:rsid w:val="00E51ECD"/>
    <w:rsid w:val="00E53887"/>
    <w:rsid w:val="00E54917"/>
    <w:rsid w:val="00E606BF"/>
    <w:rsid w:val="00E61687"/>
    <w:rsid w:val="00E6351D"/>
    <w:rsid w:val="00E701AD"/>
    <w:rsid w:val="00E7209E"/>
    <w:rsid w:val="00E7418E"/>
    <w:rsid w:val="00E74BF8"/>
    <w:rsid w:val="00E75FCA"/>
    <w:rsid w:val="00E76139"/>
    <w:rsid w:val="00E810A3"/>
    <w:rsid w:val="00E82616"/>
    <w:rsid w:val="00E86777"/>
    <w:rsid w:val="00E93538"/>
    <w:rsid w:val="00E959E7"/>
    <w:rsid w:val="00EA563F"/>
    <w:rsid w:val="00EA56E9"/>
    <w:rsid w:val="00EA6903"/>
    <w:rsid w:val="00EB006C"/>
    <w:rsid w:val="00EB1DCC"/>
    <w:rsid w:val="00EB2310"/>
    <w:rsid w:val="00EB4E89"/>
    <w:rsid w:val="00EC1031"/>
    <w:rsid w:val="00EC2C80"/>
    <w:rsid w:val="00EC66A4"/>
    <w:rsid w:val="00EC6710"/>
    <w:rsid w:val="00ED2E80"/>
    <w:rsid w:val="00ED56A4"/>
    <w:rsid w:val="00ED576B"/>
    <w:rsid w:val="00EE4303"/>
    <w:rsid w:val="00EF2720"/>
    <w:rsid w:val="00EF505E"/>
    <w:rsid w:val="00EF5697"/>
    <w:rsid w:val="00F00B99"/>
    <w:rsid w:val="00F01FD2"/>
    <w:rsid w:val="00F04A34"/>
    <w:rsid w:val="00F06CC3"/>
    <w:rsid w:val="00F10172"/>
    <w:rsid w:val="00F104B8"/>
    <w:rsid w:val="00F14733"/>
    <w:rsid w:val="00F17DE0"/>
    <w:rsid w:val="00F21406"/>
    <w:rsid w:val="00F21DA7"/>
    <w:rsid w:val="00F22EB9"/>
    <w:rsid w:val="00F24E5F"/>
    <w:rsid w:val="00F26AF7"/>
    <w:rsid w:val="00F32D10"/>
    <w:rsid w:val="00F35D7E"/>
    <w:rsid w:val="00F42CBD"/>
    <w:rsid w:val="00F45677"/>
    <w:rsid w:val="00F46599"/>
    <w:rsid w:val="00F46CCE"/>
    <w:rsid w:val="00F52208"/>
    <w:rsid w:val="00F527F7"/>
    <w:rsid w:val="00F6247E"/>
    <w:rsid w:val="00F625E1"/>
    <w:rsid w:val="00F6279C"/>
    <w:rsid w:val="00F669B9"/>
    <w:rsid w:val="00F66EDE"/>
    <w:rsid w:val="00F76019"/>
    <w:rsid w:val="00F84A90"/>
    <w:rsid w:val="00F87DAE"/>
    <w:rsid w:val="00F90FA3"/>
    <w:rsid w:val="00F95FD0"/>
    <w:rsid w:val="00FA4A1F"/>
    <w:rsid w:val="00FA544A"/>
    <w:rsid w:val="00FB2A6F"/>
    <w:rsid w:val="00FB431A"/>
    <w:rsid w:val="00FB5918"/>
    <w:rsid w:val="00FC5AFE"/>
    <w:rsid w:val="00FD0357"/>
    <w:rsid w:val="00FD3634"/>
    <w:rsid w:val="00FD3762"/>
    <w:rsid w:val="00FD777E"/>
    <w:rsid w:val="00FE3797"/>
    <w:rsid w:val="00FE5967"/>
    <w:rsid w:val="00FF145C"/>
    <w:rsid w:val="00FF652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1490">
      <o:colormenu v:ext="edit" fillcolor="none"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F53"/>
    <w:pPr>
      <w:widowControl w:val="0"/>
      <w:jc w:val="both"/>
    </w:pPr>
  </w:style>
  <w:style w:type="paragraph" w:styleId="Heading1">
    <w:name w:val="heading 1"/>
    <w:basedOn w:val="Normal"/>
    <w:next w:val="BodyText"/>
    <w:link w:val="Heading1Char"/>
    <w:qFormat/>
    <w:rsid w:val="00EF2720"/>
    <w:pPr>
      <w:numPr>
        <w:numId w:val="1"/>
      </w:numPr>
      <w:spacing w:before="240" w:after="120" w:line="360" w:lineRule="auto"/>
      <w:outlineLvl w:val="0"/>
    </w:pPr>
    <w:rPr>
      <w:rFonts w:ascii="Calibri" w:eastAsia="宋体" w:hAnsi="Calibri" w:cs="Times New Roman"/>
      <w:b/>
      <w:bCs/>
      <w:kern w:val="44"/>
      <w:sz w:val="36"/>
      <w:szCs w:val="44"/>
    </w:rPr>
  </w:style>
  <w:style w:type="paragraph" w:styleId="Heading2">
    <w:name w:val="heading 2"/>
    <w:basedOn w:val="Normal"/>
    <w:next w:val="BodyText"/>
    <w:link w:val="Heading2Char"/>
    <w:qFormat/>
    <w:rsid w:val="00EF2720"/>
    <w:pPr>
      <w:numPr>
        <w:ilvl w:val="1"/>
        <w:numId w:val="1"/>
      </w:numPr>
      <w:spacing w:before="60" w:after="60" w:line="360" w:lineRule="auto"/>
      <w:outlineLvl w:val="1"/>
    </w:pPr>
    <w:rPr>
      <w:rFonts w:ascii="Calibri" w:eastAsia="宋体" w:hAnsi="Calibri" w:cs="Times New Roman"/>
      <w:b/>
      <w:bCs/>
      <w:sz w:val="32"/>
      <w:szCs w:val="32"/>
    </w:rPr>
  </w:style>
  <w:style w:type="paragraph" w:styleId="Heading3">
    <w:name w:val="heading 3"/>
    <w:basedOn w:val="Normal"/>
    <w:next w:val="BodyText"/>
    <w:link w:val="Heading3Char"/>
    <w:qFormat/>
    <w:rsid w:val="00EF2720"/>
    <w:pPr>
      <w:numPr>
        <w:ilvl w:val="2"/>
        <w:numId w:val="1"/>
      </w:numPr>
      <w:spacing w:before="60" w:after="60" w:line="360" w:lineRule="auto"/>
      <w:ind w:left="284"/>
      <w:outlineLvl w:val="2"/>
    </w:pPr>
    <w:rPr>
      <w:rFonts w:ascii="Calibri" w:eastAsia="宋体" w:hAnsi="Calibri" w:cs="Times New Roman"/>
      <w:b/>
      <w:bCs/>
      <w:sz w:val="30"/>
      <w:szCs w:val="32"/>
    </w:rPr>
  </w:style>
  <w:style w:type="paragraph" w:styleId="Heading4">
    <w:name w:val="heading 4"/>
    <w:basedOn w:val="Normal"/>
    <w:next w:val="BodyText"/>
    <w:link w:val="Heading4Char"/>
    <w:qFormat/>
    <w:rsid w:val="00EF2720"/>
    <w:pPr>
      <w:numPr>
        <w:ilvl w:val="3"/>
        <w:numId w:val="1"/>
      </w:numPr>
      <w:spacing w:before="60" w:after="60" w:line="360" w:lineRule="auto"/>
      <w:outlineLvl w:val="3"/>
    </w:pPr>
    <w:rPr>
      <w:rFonts w:ascii="Calibri" w:eastAsia="宋体" w:hAnsi="Calibri" w:cs="Times New Roman"/>
      <w:b/>
      <w:bCs/>
      <w:sz w:val="28"/>
      <w:szCs w:val="28"/>
    </w:rPr>
  </w:style>
  <w:style w:type="paragraph" w:styleId="Heading5">
    <w:name w:val="heading 5"/>
    <w:basedOn w:val="Normal"/>
    <w:next w:val="BodyText"/>
    <w:link w:val="Heading5Char"/>
    <w:qFormat/>
    <w:rsid w:val="00EF2720"/>
    <w:pPr>
      <w:numPr>
        <w:ilvl w:val="4"/>
        <w:numId w:val="1"/>
      </w:numPr>
      <w:spacing w:before="60" w:after="60" w:line="360" w:lineRule="auto"/>
      <w:outlineLvl w:val="4"/>
    </w:pPr>
    <w:rPr>
      <w:rFonts w:ascii="Calibri" w:eastAsia="宋体" w:hAnsi="Calibri" w:cs="Times New Roman"/>
      <w:b/>
      <w:bCs/>
      <w:sz w:val="28"/>
      <w:szCs w:val="28"/>
    </w:rPr>
  </w:style>
  <w:style w:type="paragraph" w:styleId="Heading6">
    <w:name w:val="heading 6"/>
    <w:basedOn w:val="Normal"/>
    <w:next w:val="BodyText"/>
    <w:link w:val="Heading6Char"/>
    <w:qFormat/>
    <w:rsid w:val="00EF2720"/>
    <w:pPr>
      <w:numPr>
        <w:ilvl w:val="5"/>
        <w:numId w:val="1"/>
      </w:numPr>
      <w:spacing w:before="60" w:after="60" w:line="360" w:lineRule="auto"/>
      <w:outlineLvl w:val="5"/>
    </w:pPr>
    <w:rPr>
      <w:rFonts w:ascii="Calibri" w:eastAsia="宋体" w:hAnsi="Calibri" w:cs="Times New Roman"/>
      <w:b/>
      <w:bCs/>
      <w:sz w:val="28"/>
      <w:szCs w:val="24"/>
    </w:rPr>
  </w:style>
  <w:style w:type="paragraph" w:styleId="Heading7">
    <w:name w:val="heading 7"/>
    <w:basedOn w:val="Normal"/>
    <w:next w:val="Normal"/>
    <w:link w:val="Heading7Char"/>
    <w:uiPriority w:val="9"/>
    <w:unhideWhenUsed/>
    <w:qFormat/>
    <w:rsid w:val="00EF2720"/>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8261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E82616"/>
    <w:rPr>
      <w:sz w:val="18"/>
      <w:szCs w:val="18"/>
    </w:rPr>
  </w:style>
  <w:style w:type="paragraph" w:styleId="Footer">
    <w:name w:val="footer"/>
    <w:basedOn w:val="Normal"/>
    <w:link w:val="FooterChar"/>
    <w:uiPriority w:val="99"/>
    <w:semiHidden/>
    <w:unhideWhenUsed/>
    <w:rsid w:val="00E8261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E82616"/>
    <w:rPr>
      <w:sz w:val="18"/>
      <w:szCs w:val="18"/>
    </w:rPr>
  </w:style>
  <w:style w:type="paragraph" w:styleId="ListParagraph">
    <w:name w:val="List Paragraph"/>
    <w:basedOn w:val="Normal"/>
    <w:uiPriority w:val="34"/>
    <w:qFormat/>
    <w:rsid w:val="00E82616"/>
    <w:pPr>
      <w:ind w:firstLineChars="200" w:firstLine="420"/>
    </w:pPr>
  </w:style>
  <w:style w:type="paragraph" w:styleId="BodyText">
    <w:name w:val="Body Text"/>
    <w:basedOn w:val="Normal"/>
    <w:link w:val="BodyTextChar"/>
    <w:rsid w:val="00EF2720"/>
    <w:pPr>
      <w:spacing w:before="60" w:after="60" w:line="380" w:lineRule="exact"/>
      <w:ind w:firstLineChars="200" w:firstLine="422"/>
    </w:pPr>
    <w:rPr>
      <w:rFonts w:ascii="Calibri" w:eastAsia="宋体" w:hAnsi="Calibri" w:cs="Times New Roman"/>
      <w:szCs w:val="21"/>
    </w:rPr>
  </w:style>
  <w:style w:type="character" w:customStyle="1" w:styleId="BodyTextChar">
    <w:name w:val="Body Text Char"/>
    <w:basedOn w:val="DefaultParagraphFont"/>
    <w:link w:val="BodyText"/>
    <w:rsid w:val="00EF2720"/>
    <w:rPr>
      <w:rFonts w:ascii="Calibri" w:eastAsia="宋体" w:hAnsi="Calibri" w:cs="Times New Roman"/>
      <w:szCs w:val="21"/>
    </w:rPr>
  </w:style>
  <w:style w:type="paragraph" w:styleId="NormalIndent">
    <w:name w:val="Normal Indent"/>
    <w:basedOn w:val="Normal"/>
    <w:rsid w:val="00EF2720"/>
    <w:pPr>
      <w:ind w:firstLine="420"/>
    </w:pPr>
    <w:rPr>
      <w:rFonts w:ascii="Calibri" w:eastAsia="宋体" w:hAnsi="Calibri" w:cs="Times New Roman"/>
      <w:szCs w:val="20"/>
    </w:rPr>
  </w:style>
  <w:style w:type="paragraph" w:customStyle="1" w:styleId="a">
    <w:name w:val="正文内容"/>
    <w:basedOn w:val="Normal"/>
    <w:rsid w:val="00EF2720"/>
    <w:pPr>
      <w:spacing w:line="380" w:lineRule="exact"/>
      <w:ind w:firstLine="590"/>
    </w:pPr>
    <w:rPr>
      <w:rFonts w:ascii="宋体" w:eastAsia="宋体" w:hAnsi="Calibri" w:cs="Times New Roman"/>
      <w:sz w:val="24"/>
      <w:szCs w:val="20"/>
    </w:rPr>
  </w:style>
  <w:style w:type="character" w:styleId="Hyperlink">
    <w:name w:val="Hyperlink"/>
    <w:basedOn w:val="DefaultParagraphFont"/>
    <w:uiPriority w:val="99"/>
    <w:rsid w:val="00EF2720"/>
    <w:rPr>
      <w:color w:val="0000FF"/>
      <w:u w:val="single"/>
    </w:rPr>
  </w:style>
  <w:style w:type="paragraph" w:styleId="TOC1">
    <w:name w:val="toc 1"/>
    <w:basedOn w:val="Normal"/>
    <w:next w:val="Normal"/>
    <w:autoRedefine/>
    <w:uiPriority w:val="39"/>
    <w:rsid w:val="00EF2720"/>
    <w:rPr>
      <w:rFonts w:ascii="Calibri" w:eastAsia="宋体" w:hAnsi="Calibri" w:cs="Times New Roman"/>
      <w:szCs w:val="24"/>
    </w:rPr>
  </w:style>
  <w:style w:type="paragraph" w:styleId="TOC2">
    <w:name w:val="toc 2"/>
    <w:basedOn w:val="Normal"/>
    <w:next w:val="Normal"/>
    <w:autoRedefine/>
    <w:uiPriority w:val="39"/>
    <w:rsid w:val="00EF2720"/>
    <w:pPr>
      <w:ind w:leftChars="200" w:left="420"/>
    </w:pPr>
    <w:rPr>
      <w:rFonts w:ascii="Calibri" w:eastAsia="宋体" w:hAnsi="Calibri" w:cs="Times New Roman"/>
      <w:szCs w:val="24"/>
    </w:rPr>
  </w:style>
  <w:style w:type="paragraph" w:styleId="TOC3">
    <w:name w:val="toc 3"/>
    <w:basedOn w:val="Normal"/>
    <w:next w:val="Normal"/>
    <w:autoRedefine/>
    <w:uiPriority w:val="39"/>
    <w:rsid w:val="00AC7B6A"/>
    <w:pPr>
      <w:tabs>
        <w:tab w:val="right" w:leader="dot" w:pos="8296"/>
      </w:tabs>
      <w:ind w:leftChars="400" w:left="840"/>
    </w:pPr>
    <w:rPr>
      <w:rFonts w:asciiTheme="minorEastAsia" w:hAnsiTheme="minorEastAsia" w:cs="Times New Roman"/>
      <w:noProof/>
      <w:szCs w:val="24"/>
    </w:rPr>
  </w:style>
  <w:style w:type="paragraph" w:customStyle="1" w:styleId="a0">
    <w:name w:val="目录标题"/>
    <w:basedOn w:val="Normal"/>
    <w:rsid w:val="00EF2720"/>
    <w:pPr>
      <w:jc w:val="center"/>
      <w:outlineLvl w:val="0"/>
    </w:pPr>
    <w:rPr>
      <w:rFonts w:ascii="Calibri" w:eastAsia="宋体" w:hAnsi="Calibri" w:cs="Times New Roman"/>
      <w:b/>
      <w:sz w:val="44"/>
      <w:szCs w:val="24"/>
    </w:rPr>
  </w:style>
  <w:style w:type="paragraph" w:styleId="DocumentMap">
    <w:name w:val="Document Map"/>
    <w:basedOn w:val="Normal"/>
    <w:link w:val="DocumentMapChar"/>
    <w:uiPriority w:val="99"/>
    <w:semiHidden/>
    <w:unhideWhenUsed/>
    <w:rsid w:val="00EF2720"/>
    <w:rPr>
      <w:rFonts w:ascii="宋体" w:eastAsia="宋体"/>
      <w:sz w:val="18"/>
      <w:szCs w:val="18"/>
    </w:rPr>
  </w:style>
  <w:style w:type="character" w:customStyle="1" w:styleId="DocumentMapChar">
    <w:name w:val="Document Map Char"/>
    <w:basedOn w:val="DefaultParagraphFont"/>
    <w:link w:val="DocumentMap"/>
    <w:uiPriority w:val="99"/>
    <w:semiHidden/>
    <w:rsid w:val="00EF2720"/>
    <w:rPr>
      <w:rFonts w:ascii="宋体" w:eastAsia="宋体"/>
      <w:sz w:val="18"/>
      <w:szCs w:val="18"/>
    </w:rPr>
  </w:style>
  <w:style w:type="character" w:customStyle="1" w:styleId="Heading1Char">
    <w:name w:val="Heading 1 Char"/>
    <w:basedOn w:val="DefaultParagraphFont"/>
    <w:link w:val="Heading1"/>
    <w:rsid w:val="00EF2720"/>
    <w:rPr>
      <w:rFonts w:ascii="Calibri" w:eastAsia="宋体" w:hAnsi="Calibri" w:cs="Times New Roman"/>
      <w:b/>
      <w:bCs/>
      <w:kern w:val="44"/>
      <w:sz w:val="36"/>
      <w:szCs w:val="44"/>
    </w:rPr>
  </w:style>
  <w:style w:type="character" w:customStyle="1" w:styleId="Heading2Char">
    <w:name w:val="Heading 2 Char"/>
    <w:basedOn w:val="DefaultParagraphFont"/>
    <w:link w:val="Heading2"/>
    <w:rsid w:val="00EF2720"/>
    <w:rPr>
      <w:rFonts w:ascii="Calibri" w:eastAsia="宋体" w:hAnsi="Calibri" w:cs="Times New Roman"/>
      <w:b/>
      <w:bCs/>
      <w:sz w:val="32"/>
      <w:szCs w:val="32"/>
    </w:rPr>
  </w:style>
  <w:style w:type="character" w:customStyle="1" w:styleId="Heading3Char">
    <w:name w:val="Heading 3 Char"/>
    <w:basedOn w:val="DefaultParagraphFont"/>
    <w:link w:val="Heading3"/>
    <w:rsid w:val="00EF2720"/>
    <w:rPr>
      <w:rFonts w:ascii="Calibri" w:eastAsia="宋体" w:hAnsi="Calibri" w:cs="Times New Roman"/>
      <w:b/>
      <w:bCs/>
      <w:sz w:val="30"/>
      <w:szCs w:val="32"/>
    </w:rPr>
  </w:style>
  <w:style w:type="character" w:customStyle="1" w:styleId="Heading4Char">
    <w:name w:val="Heading 4 Char"/>
    <w:basedOn w:val="DefaultParagraphFont"/>
    <w:link w:val="Heading4"/>
    <w:rsid w:val="00EF2720"/>
    <w:rPr>
      <w:rFonts w:ascii="Calibri" w:eastAsia="宋体" w:hAnsi="Calibri" w:cs="Times New Roman"/>
      <w:b/>
      <w:bCs/>
      <w:sz w:val="28"/>
      <w:szCs w:val="28"/>
    </w:rPr>
  </w:style>
  <w:style w:type="character" w:customStyle="1" w:styleId="Heading5Char">
    <w:name w:val="Heading 5 Char"/>
    <w:basedOn w:val="DefaultParagraphFont"/>
    <w:link w:val="Heading5"/>
    <w:rsid w:val="00EF2720"/>
    <w:rPr>
      <w:rFonts w:ascii="Calibri" w:eastAsia="宋体" w:hAnsi="Calibri" w:cs="Times New Roman"/>
      <w:b/>
      <w:bCs/>
      <w:sz w:val="28"/>
      <w:szCs w:val="28"/>
    </w:rPr>
  </w:style>
  <w:style w:type="character" w:customStyle="1" w:styleId="Heading6Char">
    <w:name w:val="Heading 6 Char"/>
    <w:basedOn w:val="DefaultParagraphFont"/>
    <w:link w:val="Heading6"/>
    <w:rsid w:val="00EF2720"/>
    <w:rPr>
      <w:rFonts w:ascii="Calibri" w:eastAsia="宋体" w:hAnsi="Calibri" w:cs="Times New Roman"/>
      <w:b/>
      <w:bCs/>
      <w:sz w:val="28"/>
      <w:szCs w:val="24"/>
    </w:rPr>
  </w:style>
  <w:style w:type="paragraph" w:customStyle="1" w:styleId="1">
    <w:name w:val="正文1"/>
    <w:basedOn w:val="Normal"/>
    <w:rsid w:val="00EF2720"/>
    <w:pPr>
      <w:numPr>
        <w:ilvl w:val="6"/>
        <w:numId w:val="1"/>
      </w:numPr>
      <w:spacing w:before="60" w:after="60" w:line="360" w:lineRule="auto"/>
      <w:outlineLvl w:val="6"/>
    </w:pPr>
    <w:rPr>
      <w:rFonts w:ascii="Calibri" w:eastAsia="宋体" w:hAnsi="Calibri" w:cs="Times New Roman"/>
      <w:sz w:val="24"/>
      <w:szCs w:val="24"/>
    </w:rPr>
  </w:style>
  <w:style w:type="paragraph" w:customStyle="1" w:styleId="2">
    <w:name w:val="正文2"/>
    <w:basedOn w:val="Normal"/>
    <w:rsid w:val="00EF2720"/>
    <w:pPr>
      <w:numPr>
        <w:ilvl w:val="7"/>
        <w:numId w:val="1"/>
      </w:numPr>
      <w:spacing w:before="60" w:after="60" w:line="360" w:lineRule="auto"/>
      <w:outlineLvl w:val="7"/>
    </w:pPr>
    <w:rPr>
      <w:rFonts w:ascii="Calibri" w:eastAsia="宋体" w:hAnsi="Calibri" w:cs="Times New Roman"/>
      <w:sz w:val="24"/>
      <w:szCs w:val="24"/>
    </w:rPr>
  </w:style>
  <w:style w:type="paragraph" w:customStyle="1" w:styleId="3">
    <w:name w:val="正文3"/>
    <w:basedOn w:val="Normal"/>
    <w:rsid w:val="00EF2720"/>
    <w:pPr>
      <w:numPr>
        <w:ilvl w:val="8"/>
        <w:numId w:val="1"/>
      </w:numPr>
      <w:spacing w:before="60" w:after="60" w:line="360" w:lineRule="auto"/>
      <w:outlineLvl w:val="8"/>
    </w:pPr>
    <w:rPr>
      <w:rFonts w:ascii="Calibri" w:eastAsia="宋体" w:hAnsi="Calibri" w:cs="Times New Roman"/>
      <w:sz w:val="24"/>
      <w:szCs w:val="21"/>
    </w:rPr>
  </w:style>
  <w:style w:type="character" w:customStyle="1" w:styleId="Heading7Char">
    <w:name w:val="Heading 7 Char"/>
    <w:basedOn w:val="DefaultParagraphFont"/>
    <w:link w:val="Heading7"/>
    <w:uiPriority w:val="9"/>
    <w:rsid w:val="00EF2720"/>
    <w:rPr>
      <w:b/>
      <w:bCs/>
      <w:sz w:val="24"/>
      <w:szCs w:val="24"/>
    </w:rPr>
  </w:style>
  <w:style w:type="paragraph" w:styleId="BalloonText">
    <w:name w:val="Balloon Text"/>
    <w:basedOn w:val="Normal"/>
    <w:link w:val="BalloonTextChar"/>
    <w:uiPriority w:val="99"/>
    <w:semiHidden/>
    <w:unhideWhenUsed/>
    <w:rsid w:val="005B0508"/>
    <w:rPr>
      <w:sz w:val="18"/>
      <w:szCs w:val="18"/>
    </w:rPr>
  </w:style>
  <w:style w:type="character" w:customStyle="1" w:styleId="BalloonTextChar">
    <w:name w:val="Balloon Text Char"/>
    <w:basedOn w:val="DefaultParagraphFont"/>
    <w:link w:val="BalloonText"/>
    <w:uiPriority w:val="99"/>
    <w:semiHidden/>
    <w:rsid w:val="005B0508"/>
    <w:rPr>
      <w:sz w:val="18"/>
      <w:szCs w:val="18"/>
    </w:rPr>
  </w:style>
  <w:style w:type="table" w:styleId="TableGrid">
    <w:name w:val="Table Grid"/>
    <w:basedOn w:val="TableNormal"/>
    <w:uiPriority w:val="59"/>
    <w:rsid w:val="00D50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50F0A"/>
    <w:rPr>
      <w:sz w:val="21"/>
      <w:szCs w:val="21"/>
    </w:rPr>
  </w:style>
  <w:style w:type="paragraph" w:styleId="CommentText">
    <w:name w:val="annotation text"/>
    <w:basedOn w:val="Normal"/>
    <w:link w:val="CommentTextChar"/>
    <w:uiPriority w:val="99"/>
    <w:semiHidden/>
    <w:unhideWhenUsed/>
    <w:rsid w:val="00D50F0A"/>
    <w:pPr>
      <w:jc w:val="left"/>
    </w:pPr>
  </w:style>
  <w:style w:type="character" w:customStyle="1" w:styleId="CommentTextChar">
    <w:name w:val="Comment Text Char"/>
    <w:basedOn w:val="DefaultParagraphFont"/>
    <w:link w:val="CommentText"/>
    <w:uiPriority w:val="99"/>
    <w:semiHidden/>
    <w:rsid w:val="00D50F0A"/>
  </w:style>
  <w:style w:type="paragraph" w:styleId="CommentSubject">
    <w:name w:val="annotation subject"/>
    <w:basedOn w:val="CommentText"/>
    <w:next w:val="CommentText"/>
    <w:link w:val="CommentSubjectChar"/>
    <w:uiPriority w:val="99"/>
    <w:semiHidden/>
    <w:unhideWhenUsed/>
    <w:rsid w:val="00A31275"/>
    <w:rPr>
      <w:b/>
      <w:bCs/>
    </w:rPr>
  </w:style>
  <w:style w:type="character" w:customStyle="1" w:styleId="CommentSubjectChar">
    <w:name w:val="Comment Subject Char"/>
    <w:basedOn w:val="CommentTextChar"/>
    <w:link w:val="CommentSubject"/>
    <w:uiPriority w:val="99"/>
    <w:semiHidden/>
    <w:rsid w:val="00A31275"/>
    <w:rPr>
      <w:b/>
      <w:bCs/>
    </w:rPr>
  </w:style>
</w:styles>
</file>

<file path=word/webSettings.xml><?xml version="1.0" encoding="utf-8"?>
<w:webSettings xmlns:r="http://schemas.openxmlformats.org/officeDocument/2006/relationships" xmlns:w="http://schemas.openxmlformats.org/wordprocessingml/2006/main">
  <w:divs>
    <w:div w:id="97725596">
      <w:bodyDiv w:val="1"/>
      <w:marLeft w:val="0"/>
      <w:marRight w:val="0"/>
      <w:marTop w:val="0"/>
      <w:marBottom w:val="0"/>
      <w:divBdr>
        <w:top w:val="none" w:sz="0" w:space="0" w:color="auto"/>
        <w:left w:val="none" w:sz="0" w:space="0" w:color="auto"/>
        <w:bottom w:val="none" w:sz="0" w:space="0" w:color="auto"/>
        <w:right w:val="none" w:sz="0" w:space="0" w:color="auto"/>
      </w:divBdr>
    </w:div>
    <w:div w:id="99571222">
      <w:bodyDiv w:val="1"/>
      <w:marLeft w:val="0"/>
      <w:marRight w:val="0"/>
      <w:marTop w:val="0"/>
      <w:marBottom w:val="0"/>
      <w:divBdr>
        <w:top w:val="none" w:sz="0" w:space="0" w:color="auto"/>
        <w:left w:val="none" w:sz="0" w:space="0" w:color="auto"/>
        <w:bottom w:val="none" w:sz="0" w:space="0" w:color="auto"/>
        <w:right w:val="none" w:sz="0" w:space="0" w:color="auto"/>
      </w:divBdr>
    </w:div>
    <w:div w:id="386760341">
      <w:bodyDiv w:val="1"/>
      <w:marLeft w:val="0"/>
      <w:marRight w:val="0"/>
      <w:marTop w:val="0"/>
      <w:marBottom w:val="0"/>
      <w:divBdr>
        <w:top w:val="none" w:sz="0" w:space="0" w:color="auto"/>
        <w:left w:val="none" w:sz="0" w:space="0" w:color="auto"/>
        <w:bottom w:val="none" w:sz="0" w:space="0" w:color="auto"/>
        <w:right w:val="none" w:sz="0" w:space="0" w:color="auto"/>
      </w:divBdr>
    </w:div>
    <w:div w:id="409349168">
      <w:bodyDiv w:val="1"/>
      <w:marLeft w:val="0"/>
      <w:marRight w:val="0"/>
      <w:marTop w:val="0"/>
      <w:marBottom w:val="0"/>
      <w:divBdr>
        <w:top w:val="none" w:sz="0" w:space="0" w:color="auto"/>
        <w:left w:val="none" w:sz="0" w:space="0" w:color="auto"/>
        <w:bottom w:val="none" w:sz="0" w:space="0" w:color="auto"/>
        <w:right w:val="none" w:sz="0" w:space="0" w:color="auto"/>
      </w:divBdr>
    </w:div>
    <w:div w:id="499195895">
      <w:bodyDiv w:val="1"/>
      <w:marLeft w:val="0"/>
      <w:marRight w:val="0"/>
      <w:marTop w:val="0"/>
      <w:marBottom w:val="0"/>
      <w:divBdr>
        <w:top w:val="none" w:sz="0" w:space="0" w:color="auto"/>
        <w:left w:val="none" w:sz="0" w:space="0" w:color="auto"/>
        <w:bottom w:val="none" w:sz="0" w:space="0" w:color="auto"/>
        <w:right w:val="none" w:sz="0" w:space="0" w:color="auto"/>
      </w:divBdr>
    </w:div>
    <w:div w:id="649939105">
      <w:bodyDiv w:val="1"/>
      <w:marLeft w:val="0"/>
      <w:marRight w:val="0"/>
      <w:marTop w:val="0"/>
      <w:marBottom w:val="0"/>
      <w:divBdr>
        <w:top w:val="none" w:sz="0" w:space="0" w:color="auto"/>
        <w:left w:val="none" w:sz="0" w:space="0" w:color="auto"/>
        <w:bottom w:val="none" w:sz="0" w:space="0" w:color="auto"/>
        <w:right w:val="none" w:sz="0" w:space="0" w:color="auto"/>
      </w:divBdr>
    </w:div>
    <w:div w:id="753014987">
      <w:bodyDiv w:val="1"/>
      <w:marLeft w:val="0"/>
      <w:marRight w:val="0"/>
      <w:marTop w:val="0"/>
      <w:marBottom w:val="0"/>
      <w:divBdr>
        <w:top w:val="none" w:sz="0" w:space="0" w:color="auto"/>
        <w:left w:val="none" w:sz="0" w:space="0" w:color="auto"/>
        <w:bottom w:val="none" w:sz="0" w:space="0" w:color="auto"/>
        <w:right w:val="none" w:sz="0" w:space="0" w:color="auto"/>
      </w:divBdr>
    </w:div>
    <w:div w:id="907766414">
      <w:bodyDiv w:val="1"/>
      <w:marLeft w:val="0"/>
      <w:marRight w:val="0"/>
      <w:marTop w:val="0"/>
      <w:marBottom w:val="0"/>
      <w:divBdr>
        <w:top w:val="none" w:sz="0" w:space="0" w:color="auto"/>
        <w:left w:val="none" w:sz="0" w:space="0" w:color="auto"/>
        <w:bottom w:val="none" w:sz="0" w:space="0" w:color="auto"/>
        <w:right w:val="none" w:sz="0" w:space="0" w:color="auto"/>
      </w:divBdr>
    </w:div>
    <w:div w:id="954754747">
      <w:bodyDiv w:val="1"/>
      <w:marLeft w:val="0"/>
      <w:marRight w:val="0"/>
      <w:marTop w:val="0"/>
      <w:marBottom w:val="0"/>
      <w:divBdr>
        <w:top w:val="none" w:sz="0" w:space="0" w:color="auto"/>
        <w:left w:val="none" w:sz="0" w:space="0" w:color="auto"/>
        <w:bottom w:val="none" w:sz="0" w:space="0" w:color="auto"/>
        <w:right w:val="none" w:sz="0" w:space="0" w:color="auto"/>
      </w:divBdr>
    </w:div>
    <w:div w:id="966202757">
      <w:bodyDiv w:val="1"/>
      <w:marLeft w:val="0"/>
      <w:marRight w:val="0"/>
      <w:marTop w:val="0"/>
      <w:marBottom w:val="0"/>
      <w:divBdr>
        <w:top w:val="none" w:sz="0" w:space="0" w:color="auto"/>
        <w:left w:val="none" w:sz="0" w:space="0" w:color="auto"/>
        <w:bottom w:val="none" w:sz="0" w:space="0" w:color="auto"/>
        <w:right w:val="none" w:sz="0" w:space="0" w:color="auto"/>
      </w:divBdr>
    </w:div>
    <w:div w:id="994720385">
      <w:bodyDiv w:val="1"/>
      <w:marLeft w:val="0"/>
      <w:marRight w:val="0"/>
      <w:marTop w:val="0"/>
      <w:marBottom w:val="0"/>
      <w:divBdr>
        <w:top w:val="none" w:sz="0" w:space="0" w:color="auto"/>
        <w:left w:val="none" w:sz="0" w:space="0" w:color="auto"/>
        <w:bottom w:val="none" w:sz="0" w:space="0" w:color="auto"/>
        <w:right w:val="none" w:sz="0" w:space="0" w:color="auto"/>
      </w:divBdr>
    </w:div>
    <w:div w:id="1013728972">
      <w:bodyDiv w:val="1"/>
      <w:marLeft w:val="0"/>
      <w:marRight w:val="0"/>
      <w:marTop w:val="0"/>
      <w:marBottom w:val="0"/>
      <w:divBdr>
        <w:top w:val="none" w:sz="0" w:space="0" w:color="auto"/>
        <w:left w:val="none" w:sz="0" w:space="0" w:color="auto"/>
        <w:bottom w:val="none" w:sz="0" w:space="0" w:color="auto"/>
        <w:right w:val="none" w:sz="0" w:space="0" w:color="auto"/>
      </w:divBdr>
    </w:div>
    <w:div w:id="1117066640">
      <w:bodyDiv w:val="1"/>
      <w:marLeft w:val="0"/>
      <w:marRight w:val="0"/>
      <w:marTop w:val="0"/>
      <w:marBottom w:val="0"/>
      <w:divBdr>
        <w:top w:val="none" w:sz="0" w:space="0" w:color="auto"/>
        <w:left w:val="none" w:sz="0" w:space="0" w:color="auto"/>
        <w:bottom w:val="none" w:sz="0" w:space="0" w:color="auto"/>
        <w:right w:val="none" w:sz="0" w:space="0" w:color="auto"/>
      </w:divBdr>
    </w:div>
    <w:div w:id="1169560115">
      <w:bodyDiv w:val="1"/>
      <w:marLeft w:val="0"/>
      <w:marRight w:val="0"/>
      <w:marTop w:val="0"/>
      <w:marBottom w:val="0"/>
      <w:divBdr>
        <w:top w:val="none" w:sz="0" w:space="0" w:color="auto"/>
        <w:left w:val="none" w:sz="0" w:space="0" w:color="auto"/>
        <w:bottom w:val="none" w:sz="0" w:space="0" w:color="auto"/>
        <w:right w:val="none" w:sz="0" w:space="0" w:color="auto"/>
      </w:divBdr>
    </w:div>
    <w:div w:id="1188981980">
      <w:bodyDiv w:val="1"/>
      <w:marLeft w:val="0"/>
      <w:marRight w:val="0"/>
      <w:marTop w:val="0"/>
      <w:marBottom w:val="0"/>
      <w:divBdr>
        <w:top w:val="none" w:sz="0" w:space="0" w:color="auto"/>
        <w:left w:val="none" w:sz="0" w:space="0" w:color="auto"/>
        <w:bottom w:val="none" w:sz="0" w:space="0" w:color="auto"/>
        <w:right w:val="none" w:sz="0" w:space="0" w:color="auto"/>
      </w:divBdr>
    </w:div>
    <w:div w:id="1226793595">
      <w:bodyDiv w:val="1"/>
      <w:marLeft w:val="0"/>
      <w:marRight w:val="0"/>
      <w:marTop w:val="0"/>
      <w:marBottom w:val="0"/>
      <w:divBdr>
        <w:top w:val="none" w:sz="0" w:space="0" w:color="auto"/>
        <w:left w:val="none" w:sz="0" w:space="0" w:color="auto"/>
        <w:bottom w:val="none" w:sz="0" w:space="0" w:color="auto"/>
        <w:right w:val="none" w:sz="0" w:space="0" w:color="auto"/>
      </w:divBdr>
      <w:divsChild>
        <w:div w:id="1722512180">
          <w:marLeft w:val="0"/>
          <w:marRight w:val="0"/>
          <w:marTop w:val="0"/>
          <w:marBottom w:val="0"/>
          <w:divBdr>
            <w:top w:val="none" w:sz="0" w:space="0" w:color="auto"/>
            <w:left w:val="none" w:sz="0" w:space="0" w:color="auto"/>
            <w:bottom w:val="none" w:sz="0" w:space="0" w:color="auto"/>
            <w:right w:val="none" w:sz="0" w:space="0" w:color="auto"/>
          </w:divBdr>
          <w:divsChild>
            <w:div w:id="250894989">
              <w:marLeft w:val="0"/>
              <w:marRight w:val="0"/>
              <w:marTop w:val="0"/>
              <w:marBottom w:val="0"/>
              <w:divBdr>
                <w:top w:val="none" w:sz="0" w:space="0" w:color="auto"/>
                <w:left w:val="none" w:sz="0" w:space="0" w:color="auto"/>
                <w:bottom w:val="none" w:sz="0" w:space="0" w:color="auto"/>
                <w:right w:val="none" w:sz="0" w:space="0" w:color="auto"/>
              </w:divBdr>
              <w:divsChild>
                <w:div w:id="676267512">
                  <w:marLeft w:val="0"/>
                  <w:marRight w:val="0"/>
                  <w:marTop w:val="0"/>
                  <w:marBottom w:val="0"/>
                  <w:divBdr>
                    <w:top w:val="none" w:sz="0" w:space="0" w:color="auto"/>
                    <w:left w:val="none" w:sz="0" w:space="0" w:color="auto"/>
                    <w:bottom w:val="none" w:sz="0" w:space="0" w:color="auto"/>
                    <w:right w:val="none" w:sz="0" w:space="0" w:color="auto"/>
                  </w:divBdr>
                  <w:divsChild>
                    <w:div w:id="1912344668">
                      <w:marLeft w:val="0"/>
                      <w:marRight w:val="0"/>
                      <w:marTop w:val="0"/>
                      <w:marBottom w:val="0"/>
                      <w:divBdr>
                        <w:top w:val="none" w:sz="0" w:space="0" w:color="auto"/>
                        <w:left w:val="none" w:sz="0" w:space="0" w:color="auto"/>
                        <w:bottom w:val="none" w:sz="0" w:space="0" w:color="auto"/>
                        <w:right w:val="none" w:sz="0" w:space="0" w:color="auto"/>
                      </w:divBdr>
                      <w:divsChild>
                        <w:div w:id="831024068">
                          <w:marLeft w:val="0"/>
                          <w:marRight w:val="0"/>
                          <w:marTop w:val="0"/>
                          <w:marBottom w:val="0"/>
                          <w:divBdr>
                            <w:top w:val="none" w:sz="0" w:space="0" w:color="auto"/>
                            <w:left w:val="none" w:sz="0" w:space="0" w:color="auto"/>
                            <w:bottom w:val="none" w:sz="0" w:space="0" w:color="auto"/>
                            <w:right w:val="none" w:sz="0" w:space="0" w:color="auto"/>
                          </w:divBdr>
                          <w:divsChild>
                            <w:div w:id="1209879025">
                              <w:marLeft w:val="0"/>
                              <w:marRight w:val="0"/>
                              <w:marTop w:val="0"/>
                              <w:marBottom w:val="0"/>
                              <w:divBdr>
                                <w:top w:val="none" w:sz="0" w:space="0" w:color="auto"/>
                                <w:left w:val="none" w:sz="0" w:space="0" w:color="auto"/>
                                <w:bottom w:val="none" w:sz="0" w:space="0" w:color="auto"/>
                                <w:right w:val="none" w:sz="0" w:space="0" w:color="auto"/>
                              </w:divBdr>
                              <w:divsChild>
                                <w:div w:id="1933973304">
                                  <w:marLeft w:val="0"/>
                                  <w:marRight w:val="0"/>
                                  <w:marTop w:val="0"/>
                                  <w:marBottom w:val="0"/>
                                  <w:divBdr>
                                    <w:top w:val="none" w:sz="0" w:space="0" w:color="auto"/>
                                    <w:left w:val="none" w:sz="0" w:space="0" w:color="auto"/>
                                    <w:bottom w:val="none" w:sz="0" w:space="0" w:color="auto"/>
                                    <w:right w:val="none" w:sz="0" w:space="0" w:color="auto"/>
                                  </w:divBdr>
                                  <w:divsChild>
                                    <w:div w:id="1800761461">
                                      <w:marLeft w:val="0"/>
                                      <w:marRight w:val="0"/>
                                      <w:marTop w:val="0"/>
                                      <w:marBottom w:val="0"/>
                                      <w:divBdr>
                                        <w:top w:val="none" w:sz="0" w:space="0" w:color="auto"/>
                                        <w:left w:val="none" w:sz="0" w:space="0" w:color="auto"/>
                                        <w:bottom w:val="none" w:sz="0" w:space="0" w:color="auto"/>
                                        <w:right w:val="none" w:sz="0" w:space="0" w:color="auto"/>
                                      </w:divBdr>
                                      <w:divsChild>
                                        <w:div w:id="1107192902">
                                          <w:marLeft w:val="0"/>
                                          <w:marRight w:val="0"/>
                                          <w:marTop w:val="0"/>
                                          <w:marBottom w:val="0"/>
                                          <w:divBdr>
                                            <w:top w:val="none" w:sz="0" w:space="0" w:color="auto"/>
                                            <w:left w:val="none" w:sz="0" w:space="0" w:color="auto"/>
                                            <w:bottom w:val="none" w:sz="0" w:space="0" w:color="auto"/>
                                            <w:right w:val="none" w:sz="0" w:space="0" w:color="auto"/>
                                          </w:divBdr>
                                          <w:divsChild>
                                            <w:div w:id="1526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572950">
      <w:bodyDiv w:val="1"/>
      <w:marLeft w:val="0"/>
      <w:marRight w:val="0"/>
      <w:marTop w:val="0"/>
      <w:marBottom w:val="0"/>
      <w:divBdr>
        <w:top w:val="none" w:sz="0" w:space="0" w:color="auto"/>
        <w:left w:val="none" w:sz="0" w:space="0" w:color="auto"/>
        <w:bottom w:val="none" w:sz="0" w:space="0" w:color="auto"/>
        <w:right w:val="none" w:sz="0" w:space="0" w:color="auto"/>
      </w:divBdr>
    </w:div>
    <w:div w:id="1278873590">
      <w:bodyDiv w:val="1"/>
      <w:marLeft w:val="0"/>
      <w:marRight w:val="0"/>
      <w:marTop w:val="0"/>
      <w:marBottom w:val="0"/>
      <w:divBdr>
        <w:top w:val="none" w:sz="0" w:space="0" w:color="auto"/>
        <w:left w:val="none" w:sz="0" w:space="0" w:color="auto"/>
        <w:bottom w:val="none" w:sz="0" w:space="0" w:color="auto"/>
        <w:right w:val="none" w:sz="0" w:space="0" w:color="auto"/>
      </w:divBdr>
    </w:div>
    <w:div w:id="1413162338">
      <w:bodyDiv w:val="1"/>
      <w:marLeft w:val="0"/>
      <w:marRight w:val="0"/>
      <w:marTop w:val="0"/>
      <w:marBottom w:val="0"/>
      <w:divBdr>
        <w:top w:val="none" w:sz="0" w:space="0" w:color="auto"/>
        <w:left w:val="none" w:sz="0" w:space="0" w:color="auto"/>
        <w:bottom w:val="none" w:sz="0" w:space="0" w:color="auto"/>
        <w:right w:val="none" w:sz="0" w:space="0" w:color="auto"/>
      </w:divBdr>
    </w:div>
    <w:div w:id="1429081875">
      <w:bodyDiv w:val="1"/>
      <w:marLeft w:val="0"/>
      <w:marRight w:val="0"/>
      <w:marTop w:val="0"/>
      <w:marBottom w:val="0"/>
      <w:divBdr>
        <w:top w:val="none" w:sz="0" w:space="0" w:color="auto"/>
        <w:left w:val="none" w:sz="0" w:space="0" w:color="auto"/>
        <w:bottom w:val="none" w:sz="0" w:space="0" w:color="auto"/>
        <w:right w:val="none" w:sz="0" w:space="0" w:color="auto"/>
      </w:divBdr>
    </w:div>
    <w:div w:id="1493763952">
      <w:bodyDiv w:val="1"/>
      <w:marLeft w:val="0"/>
      <w:marRight w:val="0"/>
      <w:marTop w:val="0"/>
      <w:marBottom w:val="0"/>
      <w:divBdr>
        <w:top w:val="none" w:sz="0" w:space="0" w:color="auto"/>
        <w:left w:val="none" w:sz="0" w:space="0" w:color="auto"/>
        <w:bottom w:val="none" w:sz="0" w:space="0" w:color="auto"/>
        <w:right w:val="none" w:sz="0" w:space="0" w:color="auto"/>
      </w:divBdr>
    </w:div>
    <w:div w:id="1501234538">
      <w:bodyDiv w:val="1"/>
      <w:marLeft w:val="0"/>
      <w:marRight w:val="0"/>
      <w:marTop w:val="0"/>
      <w:marBottom w:val="0"/>
      <w:divBdr>
        <w:top w:val="none" w:sz="0" w:space="0" w:color="auto"/>
        <w:left w:val="none" w:sz="0" w:space="0" w:color="auto"/>
        <w:bottom w:val="none" w:sz="0" w:space="0" w:color="auto"/>
        <w:right w:val="none" w:sz="0" w:space="0" w:color="auto"/>
      </w:divBdr>
    </w:div>
    <w:div w:id="1507817735">
      <w:bodyDiv w:val="1"/>
      <w:marLeft w:val="0"/>
      <w:marRight w:val="0"/>
      <w:marTop w:val="0"/>
      <w:marBottom w:val="0"/>
      <w:divBdr>
        <w:top w:val="none" w:sz="0" w:space="0" w:color="auto"/>
        <w:left w:val="none" w:sz="0" w:space="0" w:color="auto"/>
        <w:bottom w:val="none" w:sz="0" w:space="0" w:color="auto"/>
        <w:right w:val="none" w:sz="0" w:space="0" w:color="auto"/>
      </w:divBdr>
    </w:div>
    <w:div w:id="1508013477">
      <w:bodyDiv w:val="1"/>
      <w:marLeft w:val="0"/>
      <w:marRight w:val="0"/>
      <w:marTop w:val="0"/>
      <w:marBottom w:val="0"/>
      <w:divBdr>
        <w:top w:val="none" w:sz="0" w:space="0" w:color="auto"/>
        <w:left w:val="none" w:sz="0" w:space="0" w:color="auto"/>
        <w:bottom w:val="none" w:sz="0" w:space="0" w:color="auto"/>
        <w:right w:val="none" w:sz="0" w:space="0" w:color="auto"/>
      </w:divBdr>
    </w:div>
    <w:div w:id="1512138946">
      <w:bodyDiv w:val="1"/>
      <w:marLeft w:val="0"/>
      <w:marRight w:val="0"/>
      <w:marTop w:val="0"/>
      <w:marBottom w:val="0"/>
      <w:divBdr>
        <w:top w:val="none" w:sz="0" w:space="0" w:color="auto"/>
        <w:left w:val="none" w:sz="0" w:space="0" w:color="auto"/>
        <w:bottom w:val="none" w:sz="0" w:space="0" w:color="auto"/>
        <w:right w:val="none" w:sz="0" w:space="0" w:color="auto"/>
      </w:divBdr>
    </w:div>
    <w:div w:id="1593247177">
      <w:bodyDiv w:val="1"/>
      <w:marLeft w:val="0"/>
      <w:marRight w:val="0"/>
      <w:marTop w:val="0"/>
      <w:marBottom w:val="0"/>
      <w:divBdr>
        <w:top w:val="none" w:sz="0" w:space="0" w:color="auto"/>
        <w:left w:val="none" w:sz="0" w:space="0" w:color="auto"/>
        <w:bottom w:val="none" w:sz="0" w:space="0" w:color="auto"/>
        <w:right w:val="none" w:sz="0" w:space="0" w:color="auto"/>
      </w:divBdr>
    </w:div>
    <w:div w:id="1690179011">
      <w:bodyDiv w:val="1"/>
      <w:marLeft w:val="0"/>
      <w:marRight w:val="0"/>
      <w:marTop w:val="0"/>
      <w:marBottom w:val="0"/>
      <w:divBdr>
        <w:top w:val="none" w:sz="0" w:space="0" w:color="auto"/>
        <w:left w:val="none" w:sz="0" w:space="0" w:color="auto"/>
        <w:bottom w:val="none" w:sz="0" w:space="0" w:color="auto"/>
        <w:right w:val="none" w:sz="0" w:space="0" w:color="auto"/>
      </w:divBdr>
    </w:div>
    <w:div w:id="1697347353">
      <w:bodyDiv w:val="1"/>
      <w:marLeft w:val="0"/>
      <w:marRight w:val="0"/>
      <w:marTop w:val="0"/>
      <w:marBottom w:val="0"/>
      <w:divBdr>
        <w:top w:val="none" w:sz="0" w:space="0" w:color="auto"/>
        <w:left w:val="none" w:sz="0" w:space="0" w:color="auto"/>
        <w:bottom w:val="none" w:sz="0" w:space="0" w:color="auto"/>
        <w:right w:val="none" w:sz="0" w:space="0" w:color="auto"/>
      </w:divBdr>
    </w:div>
    <w:div w:id="1712262598">
      <w:bodyDiv w:val="1"/>
      <w:marLeft w:val="0"/>
      <w:marRight w:val="0"/>
      <w:marTop w:val="0"/>
      <w:marBottom w:val="0"/>
      <w:divBdr>
        <w:top w:val="none" w:sz="0" w:space="0" w:color="auto"/>
        <w:left w:val="none" w:sz="0" w:space="0" w:color="auto"/>
        <w:bottom w:val="none" w:sz="0" w:space="0" w:color="auto"/>
        <w:right w:val="none" w:sz="0" w:space="0" w:color="auto"/>
      </w:divBdr>
    </w:div>
    <w:div w:id="1722553707">
      <w:bodyDiv w:val="1"/>
      <w:marLeft w:val="0"/>
      <w:marRight w:val="0"/>
      <w:marTop w:val="0"/>
      <w:marBottom w:val="0"/>
      <w:divBdr>
        <w:top w:val="none" w:sz="0" w:space="0" w:color="auto"/>
        <w:left w:val="none" w:sz="0" w:space="0" w:color="auto"/>
        <w:bottom w:val="none" w:sz="0" w:space="0" w:color="auto"/>
        <w:right w:val="none" w:sz="0" w:space="0" w:color="auto"/>
      </w:divBdr>
    </w:div>
    <w:div w:id="1861970689">
      <w:bodyDiv w:val="1"/>
      <w:marLeft w:val="0"/>
      <w:marRight w:val="0"/>
      <w:marTop w:val="0"/>
      <w:marBottom w:val="0"/>
      <w:divBdr>
        <w:top w:val="none" w:sz="0" w:space="0" w:color="auto"/>
        <w:left w:val="none" w:sz="0" w:space="0" w:color="auto"/>
        <w:bottom w:val="none" w:sz="0" w:space="0" w:color="auto"/>
        <w:right w:val="none" w:sz="0" w:space="0" w:color="auto"/>
      </w:divBdr>
    </w:div>
    <w:div w:id="1874878800">
      <w:bodyDiv w:val="1"/>
      <w:marLeft w:val="0"/>
      <w:marRight w:val="0"/>
      <w:marTop w:val="0"/>
      <w:marBottom w:val="0"/>
      <w:divBdr>
        <w:top w:val="none" w:sz="0" w:space="0" w:color="auto"/>
        <w:left w:val="none" w:sz="0" w:space="0" w:color="auto"/>
        <w:bottom w:val="none" w:sz="0" w:space="0" w:color="auto"/>
        <w:right w:val="none" w:sz="0" w:space="0" w:color="auto"/>
      </w:divBdr>
    </w:div>
    <w:div w:id="1884901587">
      <w:bodyDiv w:val="1"/>
      <w:marLeft w:val="0"/>
      <w:marRight w:val="0"/>
      <w:marTop w:val="0"/>
      <w:marBottom w:val="0"/>
      <w:divBdr>
        <w:top w:val="none" w:sz="0" w:space="0" w:color="auto"/>
        <w:left w:val="none" w:sz="0" w:space="0" w:color="auto"/>
        <w:bottom w:val="none" w:sz="0" w:space="0" w:color="auto"/>
        <w:right w:val="none" w:sz="0" w:space="0" w:color="auto"/>
      </w:divBdr>
    </w:div>
    <w:div w:id="1933009500">
      <w:bodyDiv w:val="1"/>
      <w:marLeft w:val="0"/>
      <w:marRight w:val="0"/>
      <w:marTop w:val="0"/>
      <w:marBottom w:val="0"/>
      <w:divBdr>
        <w:top w:val="none" w:sz="0" w:space="0" w:color="auto"/>
        <w:left w:val="none" w:sz="0" w:space="0" w:color="auto"/>
        <w:bottom w:val="none" w:sz="0" w:space="0" w:color="auto"/>
        <w:right w:val="none" w:sz="0" w:space="0" w:color="auto"/>
      </w:divBdr>
    </w:div>
    <w:div w:id="1981571805">
      <w:bodyDiv w:val="1"/>
      <w:marLeft w:val="0"/>
      <w:marRight w:val="0"/>
      <w:marTop w:val="0"/>
      <w:marBottom w:val="0"/>
      <w:divBdr>
        <w:top w:val="none" w:sz="0" w:space="0" w:color="auto"/>
        <w:left w:val="none" w:sz="0" w:space="0" w:color="auto"/>
        <w:bottom w:val="none" w:sz="0" w:space="0" w:color="auto"/>
        <w:right w:val="none" w:sz="0" w:space="0" w:color="auto"/>
      </w:divBdr>
    </w:div>
    <w:div w:id="201569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C7641-BA51-48BD-A702-990A00D35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9691</TotalTime>
  <Pages>28</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erickfang</dc:creator>
  <cp:lastModifiedBy>erickfang</cp:lastModifiedBy>
  <cp:revision>226</cp:revision>
  <dcterms:created xsi:type="dcterms:W3CDTF">2011-05-03T06:09:00Z</dcterms:created>
  <dcterms:modified xsi:type="dcterms:W3CDTF">2011-11-17T02:25:00Z</dcterms:modified>
</cp:coreProperties>
</file>